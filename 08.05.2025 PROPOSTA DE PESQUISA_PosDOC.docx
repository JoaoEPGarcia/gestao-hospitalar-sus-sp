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5E5F7F" w14:textId="49D62E99" w:rsidR="009729BA" w:rsidRDefault="00BC523B" w:rsidP="0053018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PROPOSTA DE PESQUISA</w:t>
      </w:r>
    </w:p>
    <w:p w14:paraId="7C565E12" w14:textId="57D2F577" w:rsidR="000E558C" w:rsidRDefault="00C54625" w:rsidP="0053018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GESTÃO HOSPITALAR NO SUS</w:t>
      </w:r>
      <w:r w:rsidR="009729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: </w:t>
      </w:r>
      <w:r w:rsidR="004835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O IMPACTO D</w:t>
      </w:r>
      <w:r w:rsidR="00C15A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O MODELO</w:t>
      </w:r>
      <w:r w:rsidR="004835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INSTITUCIONAL E ORGANIZACIONAL NA PRESTAÇÃO DE SERVIÇO.</w:t>
      </w:r>
    </w:p>
    <w:p w14:paraId="4A6B98C4" w14:textId="77777777" w:rsidR="00D315C5" w:rsidRPr="000E558C" w:rsidRDefault="00D315C5" w:rsidP="0053018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1863D825" w14:textId="77777777" w:rsidR="000E558C" w:rsidRPr="000E558C" w:rsidRDefault="000E558C" w:rsidP="00C54625">
      <w:pPr>
        <w:pStyle w:val="Ttulo2"/>
      </w:pPr>
      <w:r w:rsidRPr="000E558C">
        <w:t>1. Introdução</w:t>
      </w:r>
    </w:p>
    <w:p w14:paraId="4967C3CE" w14:textId="77777777" w:rsidR="000E558C" w:rsidRPr="000E558C" w:rsidRDefault="000E558C" w:rsidP="00C54625">
      <w:pPr>
        <w:pStyle w:val="Ttulo3"/>
      </w:pPr>
      <w:r w:rsidRPr="000E558C">
        <w:t>1.1 Motivação e Contexto</w:t>
      </w:r>
    </w:p>
    <w:p w14:paraId="0B795503" w14:textId="25FFB89D" w:rsidR="001563A8" w:rsidRDefault="001563A8" w:rsidP="00530188">
      <w:pPr>
        <w:pStyle w:val="NormalWeb"/>
        <w:spacing w:line="360" w:lineRule="auto"/>
        <w:jc w:val="both"/>
      </w:pPr>
      <w:r w:rsidRPr="0071782F">
        <w:t>Ao longo da minha trajetória profissional</w:t>
      </w:r>
      <w:r w:rsidR="00483580">
        <w:t xml:space="preserve"> e acadêmica</w:t>
      </w:r>
      <w:r w:rsidRPr="0071782F">
        <w:t xml:space="preserve">, tive a oportunidade de conhecer dezenas de instituições hospitalares, </w:t>
      </w:r>
      <w:r w:rsidR="00270A8F">
        <w:t xml:space="preserve">de </w:t>
      </w:r>
      <w:r w:rsidRPr="0071782F">
        <w:t>unidades públicas</w:t>
      </w:r>
      <w:r w:rsidR="00270A8F">
        <w:t xml:space="preserve"> a </w:t>
      </w:r>
      <w:r w:rsidRPr="0071782F">
        <w:t>privadas, com ou sem fins lucrativos, integralmente financiados pelo SUS a modelos híbridos que combinam recursos SUS e saúde suplementar. Além da diversidade no modelo institucional, estatuto jurídico e financiamento, essas unidades diferem significativamente em sua estrutura de governança. Podem ser administradas diretamente pelo Estado, gerenciadas por Organizações Sociais de Saúde (OSS), operadas sob contratos de Parceria Público-Privada (PPP) ou contar com fundações de apoio de direito privado para flexibilizar sua gestão e permitir maior eficiência administrativa.</w:t>
      </w:r>
    </w:p>
    <w:p w14:paraId="37E545A3" w14:textId="5ADA69E4" w:rsidR="005C3159" w:rsidRPr="0071782F" w:rsidRDefault="005C3159" w:rsidP="00530188">
      <w:pPr>
        <w:pStyle w:val="NormalWeb"/>
        <w:spacing w:line="360" w:lineRule="auto"/>
        <w:jc w:val="both"/>
      </w:pPr>
      <w:r w:rsidRPr="0071782F">
        <w:t xml:space="preserve">O Estado de São Paulo tem sido um verdadeiro laboratório de modelos voltados à prestação de serviços de saúde à </w:t>
      </w:r>
      <w:commentRangeStart w:id="0"/>
      <w:r w:rsidRPr="0071782F">
        <w:t>população</w:t>
      </w:r>
      <w:commentRangeEnd w:id="0"/>
      <w:r w:rsidR="005931F8">
        <w:rPr>
          <w:rStyle w:val="Refdecomentrio"/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commentReference w:id="0"/>
      </w:r>
      <w:r w:rsidRPr="0071782F">
        <w:t>. Tanto em suas unidades próprias e aut</w:t>
      </w:r>
      <w:r w:rsidR="00BA6BDC">
        <w:t>á</w:t>
      </w:r>
      <w:r w:rsidRPr="0071782F">
        <w:t>rqui</w:t>
      </w:r>
      <w:r w:rsidR="00BA6BDC">
        <w:t>c</w:t>
      </w:r>
      <w:r w:rsidRPr="0071782F">
        <w:t xml:space="preserve">as quanto nos serviços conveniados com unidades filantrópicas, a diversidade de arranjos institucionais reflete a busca por soluções para viabilizar a oferta de assistência hospitalar. Nos últimos 25 anos, diversos arranjos alternativos </w:t>
      </w:r>
      <w:commentRangeStart w:id="1"/>
      <w:r w:rsidRPr="0071782F">
        <w:t>foram</w:t>
      </w:r>
      <w:commentRangeEnd w:id="1"/>
      <w:r w:rsidR="005931F8">
        <w:rPr>
          <w:rStyle w:val="Refdecomentrio"/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commentReference w:id="1"/>
      </w:r>
      <w:r w:rsidRPr="0071782F">
        <w:t xml:space="preserve"> implementados, incluindo fundações de apoio, empresas públicas e organizações sociais de saúde. Essas iniciativas visam reduzir as amarras burocráticas da administração direta e garantir maior flexibilidade na gestão de recursos humanos e compras</w:t>
      </w:r>
      <w:r w:rsidR="002051AB">
        <w:t xml:space="preserve"> (</w:t>
      </w:r>
      <w:proofErr w:type="spellStart"/>
      <w:r w:rsidR="002051AB">
        <w:t>Couttolenc</w:t>
      </w:r>
      <w:proofErr w:type="spellEnd"/>
      <w:r w:rsidR="002051AB">
        <w:t xml:space="preserve"> et al, 2004, La </w:t>
      </w:r>
      <w:proofErr w:type="spellStart"/>
      <w:r w:rsidR="002051AB">
        <w:t>Forgia</w:t>
      </w:r>
      <w:proofErr w:type="spellEnd"/>
      <w:r w:rsidR="002051AB">
        <w:t xml:space="preserve"> e </w:t>
      </w:r>
      <w:proofErr w:type="spellStart"/>
      <w:r w:rsidR="002051AB">
        <w:t>Couttolenc</w:t>
      </w:r>
      <w:proofErr w:type="spellEnd"/>
      <w:r w:rsidR="002051AB">
        <w:t>, 2008, Mendes e Costa, 2005, Perdicaris, 2012)</w:t>
      </w:r>
      <w:r w:rsidR="00D315C5">
        <w:rPr>
          <w:rFonts w:eastAsia="MS Gothic" w:hint="eastAsia"/>
        </w:rPr>
        <w:t>.</w:t>
      </w:r>
    </w:p>
    <w:p w14:paraId="1049F1F6" w14:textId="3620CBED" w:rsidR="005C3159" w:rsidRDefault="005C3159" w:rsidP="00530188">
      <w:pPr>
        <w:pStyle w:val="NormalWeb"/>
        <w:spacing w:line="360" w:lineRule="auto"/>
        <w:jc w:val="both"/>
      </w:pPr>
      <w:r w:rsidRPr="0071782F">
        <w:t xml:space="preserve">A literatura aponta que modelos </w:t>
      </w:r>
      <w:r w:rsidR="00BA6BDC">
        <w:t xml:space="preserve">institucionais </w:t>
      </w:r>
      <w:r w:rsidRPr="0071782F">
        <w:t xml:space="preserve">e formas de financiamento influenciam diretamente a performance hospitalar. Hospitais administrados sob modelos com maior autonomia gerencial e incentivos tendem a apresentar </w:t>
      </w:r>
      <w:del w:id="2" w:author="Izadora Rodrigues Normando Simoes" w:date="2025-05-08T10:30:00Z" w16du:dateUtc="2025-05-08T13:30:00Z">
        <w:r w:rsidR="005931F8" w:rsidRPr="0054109E" w:rsidDel="0054109E">
          <w:rPr>
            <w:highlight w:val="yellow"/>
          </w:rPr>
          <w:delText>mais bem</w:delText>
        </w:r>
      </w:del>
      <w:proofErr w:type="gramStart"/>
      <w:ins w:id="3" w:author="Izadora Rodrigues Normando Simoes" w:date="2025-05-08T10:30:00Z" w16du:dateUtc="2025-05-08T13:30:00Z">
        <w:r w:rsidR="0054109E" w:rsidRPr="0054109E">
          <w:rPr>
            <w:highlight w:val="yellow"/>
          </w:rPr>
          <w:t>melhor</w:t>
        </w:r>
        <w:r w:rsidR="0054109E">
          <w:t>es</w:t>
        </w:r>
      </w:ins>
      <w:proofErr w:type="gramEnd"/>
      <w:r w:rsidRPr="0071782F">
        <w:t xml:space="preserve"> resultados em eficiência e qualidade </w:t>
      </w:r>
      <w:commentRangeStart w:id="4"/>
      <w:r w:rsidRPr="0071782F">
        <w:t>assistencia</w:t>
      </w:r>
      <w:r w:rsidR="00D315C5">
        <w:t>l</w:t>
      </w:r>
      <w:commentRangeEnd w:id="4"/>
      <w:r w:rsidR="00302CD2">
        <w:rPr>
          <w:rStyle w:val="Refdecomentrio"/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commentReference w:id="4"/>
      </w:r>
      <w:r w:rsidR="00D315C5">
        <w:t>.</w:t>
      </w:r>
      <w:r w:rsidRPr="0071782F">
        <w:t xml:space="preserve"> Estudos apontam que o modelo de pagamento adotado pode afetar diretamente o comportamento dos prestadores de serviço, influenciando a </w:t>
      </w:r>
      <w:r w:rsidRPr="0071782F">
        <w:lastRenderedPageBreak/>
        <w:t xml:space="preserve">produtividade, a qualidade da assistência e o controle de custos. O modelo </w:t>
      </w:r>
      <w:proofErr w:type="spellStart"/>
      <w:r w:rsidRPr="0054109E">
        <w:rPr>
          <w:i/>
          <w:iCs/>
          <w:rPrChange w:id="5" w:author="Izadora Rodrigues Normando Simoes" w:date="2025-05-08T10:30:00Z">
            <w:rPr/>
          </w:rPrChange>
        </w:rPr>
        <w:t>fee</w:t>
      </w:r>
      <w:proofErr w:type="spellEnd"/>
      <w:r w:rsidRPr="0054109E">
        <w:rPr>
          <w:i/>
          <w:iCs/>
          <w:rPrChange w:id="6" w:author="Izadora Rodrigues Normando Simoes" w:date="2025-05-08T10:30:00Z">
            <w:rPr/>
          </w:rPrChange>
        </w:rPr>
        <w:t>-for-</w:t>
      </w:r>
      <w:proofErr w:type="spellStart"/>
      <w:r w:rsidRPr="0054109E">
        <w:rPr>
          <w:i/>
          <w:iCs/>
          <w:rPrChange w:id="7" w:author="Izadora Rodrigues Normando Simoes" w:date="2025-05-08T10:30:00Z">
            <w:rPr/>
          </w:rPrChange>
        </w:rPr>
        <w:t>service</w:t>
      </w:r>
      <w:proofErr w:type="spellEnd"/>
      <w:r w:rsidRPr="0071782F">
        <w:t>,</w:t>
      </w:r>
      <w:r w:rsidR="00BA6BDC">
        <w:t xml:space="preserve"> ou pagamento por serviço,</w:t>
      </w:r>
      <w:r w:rsidRPr="0071782F">
        <w:t xml:space="preserve"> por exemplo, incentiva o volume de atendimentos, enquanto o</w:t>
      </w:r>
      <w:r w:rsidR="00483580">
        <w:t>s</w:t>
      </w:r>
      <w:r w:rsidR="00BA6BDC">
        <w:t xml:space="preserve"> hospitais</w:t>
      </w:r>
      <w:r w:rsidR="00483580">
        <w:t xml:space="preserve"> orçamentados </w:t>
      </w:r>
      <w:r w:rsidRPr="0071782F">
        <w:t>busca</w:t>
      </w:r>
      <w:r w:rsidR="00483580">
        <w:t>m</w:t>
      </w:r>
      <w:r w:rsidRPr="0071782F">
        <w:t xml:space="preserve"> </w:t>
      </w:r>
      <w:commentRangeStart w:id="8"/>
      <w:r w:rsidRPr="0071782F">
        <w:t>otimizar o uso dos recursos para um grupo populacional específico</w:t>
      </w:r>
      <w:r w:rsidR="002051AB">
        <w:t>.</w:t>
      </w:r>
      <w:commentRangeEnd w:id="8"/>
      <w:r w:rsidR="0054109E">
        <w:rPr>
          <w:rStyle w:val="Refdecomentrio"/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commentReference w:id="8"/>
      </w:r>
    </w:p>
    <w:p w14:paraId="1B3881F0" w14:textId="2D3C6D01" w:rsidR="00C15A69" w:rsidRPr="0071782F" w:rsidRDefault="00C15A69" w:rsidP="00C15A69">
      <w:pPr>
        <w:pStyle w:val="NormalWeb"/>
        <w:spacing w:line="360" w:lineRule="auto"/>
        <w:jc w:val="both"/>
      </w:pPr>
      <w:r>
        <w:t xml:space="preserve">No entanto, durante minha pesquisa de doutorado, pude observar o quanto hospitais públicos da Administração Direta do estado de São Paulo melhoraram seus resultados ao aderirem a um programa de acompanhamento de indicadores chamado “Contrato Programa”, demonstrando que a contratualização de resultados, </w:t>
      </w:r>
      <w:r w:rsidR="00BA6BDC">
        <w:t>no caso</w:t>
      </w:r>
      <w:r>
        <w:t xml:space="preserve"> interinstitucional</w:t>
      </w:r>
      <w:r w:rsidR="00BA6BDC">
        <w:t xml:space="preserve"> e com limitado uso de incentivos</w:t>
      </w:r>
      <w:r>
        <w:t>, influencia o desempenho hospitalar para além do modelo institucional</w:t>
      </w:r>
      <w:r w:rsidR="00BA6BDC">
        <w:t xml:space="preserve"> ou de </w:t>
      </w:r>
      <w:commentRangeStart w:id="9"/>
      <w:r w:rsidR="00BA6BDC">
        <w:t>financiamento</w:t>
      </w:r>
      <w:commentRangeEnd w:id="9"/>
      <w:r w:rsidR="00302CD2">
        <w:rPr>
          <w:rStyle w:val="Refdecomentrio"/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commentReference w:id="9"/>
      </w:r>
      <w:r>
        <w:t>.</w:t>
      </w:r>
    </w:p>
    <w:p w14:paraId="02445AD6" w14:textId="7A7D2B8B" w:rsidR="00D315C5" w:rsidRDefault="00C15A69" w:rsidP="00D315C5">
      <w:pPr>
        <w:pStyle w:val="NormalWeb"/>
        <w:spacing w:line="360" w:lineRule="auto"/>
        <w:jc w:val="both"/>
      </w:pPr>
      <w:r>
        <w:t>Ademais</w:t>
      </w:r>
      <w:r w:rsidR="00D315C5" w:rsidRPr="0071782F">
        <w:t>, a experiência prática demonstra que</w:t>
      </w:r>
      <w:r w:rsidR="00220808">
        <w:t xml:space="preserve"> inúmeros outros</w:t>
      </w:r>
      <w:r w:rsidR="00D315C5" w:rsidRPr="0071782F">
        <w:t xml:space="preserve"> fatores impactam significativamente os resultados </w:t>
      </w:r>
      <w:commentRangeStart w:id="10"/>
      <w:r w:rsidR="00D315C5" w:rsidRPr="0071782F">
        <w:t>hospitalares</w:t>
      </w:r>
      <w:commentRangeEnd w:id="10"/>
      <w:r w:rsidR="00302CD2">
        <w:rPr>
          <w:rStyle w:val="Refdecomentrio"/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commentReference w:id="10"/>
      </w:r>
      <w:r w:rsidR="00D315C5" w:rsidRPr="0071782F">
        <w:t xml:space="preserve">. </w:t>
      </w:r>
      <w:commentRangeStart w:id="11"/>
      <w:r w:rsidR="00D315C5" w:rsidRPr="0071782F">
        <w:t xml:space="preserve">A complexidade da atenção prestada, o perfil da porta de entrada (aberta ou fechada), a localidade, a disponibilidade de profissionais, a liderança institucional e a infraestrutura física da unidade são aspectos que igualmente influenciam os indicadores de desempenho. Já presenciei hospitais com excelentes resultados mesmo em modelos mais rígidos, devido à atuação de gestores altamente comprometidos, enquanto outros, </w:t>
      </w:r>
      <w:r w:rsidR="00F44419" w:rsidRPr="0071782F">
        <w:t xml:space="preserve">mesmo sob modelos </w:t>
      </w:r>
      <w:r w:rsidR="00F44419">
        <w:t>institucionais</w:t>
      </w:r>
      <w:r w:rsidR="00D315C5" w:rsidRPr="0071782F">
        <w:t xml:space="preserve"> mais flexíveis, não alcançavam padrões satisfatórios de qualidade. Se o modelo</w:t>
      </w:r>
      <w:r w:rsidR="00220808">
        <w:t xml:space="preserve"> de gestão</w:t>
      </w:r>
      <w:r w:rsidR="00D315C5" w:rsidRPr="0071782F">
        <w:t xml:space="preserve"> fosse o único determinante da performance, hospitais com a mesma estrutura institucional apresentariam resultados semelhantes, o que não se verifica na prática. Isso sugere que fatores internos, como cultura organizacional, nível de engajamento das equipes e eficiência gerencial, podem ser também </w:t>
      </w:r>
      <w:ins w:id="12" w:author="Izadora Rodrigues Normando Simoes" w:date="2025-05-08T10:35:00Z" w16du:dateUtc="2025-05-08T13:35:00Z">
        <w:r w:rsidR="0054109E">
          <w:t xml:space="preserve">fatores </w:t>
        </w:r>
      </w:ins>
      <w:r w:rsidR="00D315C5" w:rsidRPr="0071782F">
        <w:t>determinantes.</w:t>
      </w:r>
      <w:commentRangeEnd w:id="11"/>
      <w:r w:rsidR="00302CD2">
        <w:rPr>
          <w:rStyle w:val="Refdecomentrio"/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commentReference w:id="11"/>
      </w:r>
    </w:p>
    <w:p w14:paraId="26F4CA41" w14:textId="77777777" w:rsidR="00302CD2" w:rsidRDefault="00302CD2" w:rsidP="00302CD2">
      <w:pPr>
        <w:pStyle w:val="NormalWeb"/>
        <w:spacing w:line="360" w:lineRule="auto"/>
        <w:jc w:val="both"/>
      </w:pPr>
      <w:r>
        <w:t>SUGESTÕES DE REFERÊNCIA DE LITERATURA.</w:t>
      </w:r>
    </w:p>
    <w:p w14:paraId="0026EC87" w14:textId="46CC4EB8" w:rsidR="00302CD2" w:rsidRPr="00302CD2" w:rsidRDefault="00302CD2" w:rsidP="00302CD2">
      <w:pPr>
        <w:pStyle w:val="NormalWeb"/>
        <w:spacing w:line="360" w:lineRule="auto"/>
        <w:jc w:val="both"/>
      </w:pPr>
      <w:r w:rsidRPr="00302CD2">
        <w:rPr>
          <w:b/>
          <w:bCs/>
          <w:sz w:val="27"/>
          <w:szCs w:val="27"/>
          <w:lang/>
        </w:rPr>
        <w:t xml:space="preserve"> 1. Fundamentos Teóricos e Origem do Modelo de OSs (NGP)</w:t>
      </w:r>
    </w:p>
    <w:p w14:paraId="704CB5FB" w14:textId="77777777" w:rsidR="00302CD2" w:rsidRPr="00302CD2" w:rsidRDefault="00302CD2" w:rsidP="00302C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02CD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Referências que discutem a Nova Gestão Pública e a introdução do modelo de OSs no Brasil e no mundo.</w:t>
      </w:r>
    </w:p>
    <w:p w14:paraId="49EE4E34" w14:textId="77777777" w:rsidR="00302CD2" w:rsidRPr="00302CD2" w:rsidRDefault="00302CD2" w:rsidP="00302C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02CD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BRESSER-PEREIRA, L. C. </w:t>
      </w:r>
      <w:r w:rsidRPr="00302CD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A reforma do aparelho do Estado e a Constituição brasileira</w:t>
      </w:r>
      <w:r w:rsidRPr="00302CD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 Brasília: MARE/ENAP, 1995.</w:t>
      </w:r>
    </w:p>
    <w:p w14:paraId="563AF7E2" w14:textId="77777777" w:rsidR="00302CD2" w:rsidRPr="00302CD2" w:rsidRDefault="00302CD2" w:rsidP="00302C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02CD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SANO, H.; ABRUCIO, F. L. Promessas e resultados da Nova Gestão Pública no Brasil: o caso das organizações sociais de saúde em São Paulo. </w:t>
      </w:r>
      <w:r w:rsidRPr="00302CD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Revista Administração Direta</w:t>
      </w:r>
      <w:r w:rsidRPr="00302CD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v. 48, n. 3, p. 64-80, 2008.</w:t>
      </w:r>
    </w:p>
    <w:p w14:paraId="2F446E85" w14:textId="77777777" w:rsidR="00302CD2" w:rsidRPr="00302CD2" w:rsidRDefault="00302CD2" w:rsidP="00302C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02CD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/>
        <w:t xml:space="preserve">SIMONET, D. New public management and the reform of French public hospitals. </w:t>
      </w:r>
      <w:r w:rsidRPr="00302CD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Journal of Public Affairs</w:t>
      </w:r>
      <w:r w:rsidRPr="00302CD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v. 13, n. 3, p. 260-271, 2013.</w:t>
      </w:r>
    </w:p>
    <w:p w14:paraId="6F50C0DA" w14:textId="77777777" w:rsidR="00302CD2" w:rsidRPr="00302CD2" w:rsidRDefault="00302CD2" w:rsidP="00302C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02CD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JACK, W. Contracting for health services: an evaluation of recent reforms in Nicaragua. </w:t>
      </w:r>
      <w:r w:rsidRPr="00302CD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Health Policy and Planning</w:t>
      </w:r>
      <w:r w:rsidRPr="00302CD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v. 18, n. 2, p. 195-204, 2003.</w:t>
      </w:r>
    </w:p>
    <w:p w14:paraId="0803518D" w14:textId="77777777" w:rsidR="00302CD2" w:rsidRPr="00302CD2" w:rsidRDefault="00302CD2" w:rsidP="00302C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02CD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ASHTON, T. Contracting for health services in New Zealand: a transaction cost analysis. </w:t>
      </w:r>
      <w:r w:rsidRPr="00302CD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Social Science &amp; Medicine</w:t>
      </w:r>
      <w:r w:rsidRPr="00302CD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v. 46, n. 3, p. 357-367, 1998.</w:t>
      </w:r>
    </w:p>
    <w:p w14:paraId="025C4659" w14:textId="77777777" w:rsidR="00302CD2" w:rsidRPr="00302CD2" w:rsidRDefault="00302CD2" w:rsidP="00302C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02CD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ASHTON, T.; CUMMING, J.; MCLEAN, J. Contracting for health services in a public health system: the New Zealand experience. </w:t>
      </w:r>
      <w:r w:rsidRPr="00302CD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Health Policy</w:t>
      </w:r>
      <w:r w:rsidRPr="00302CD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v. 69, n. 1, p. 21-31, 2004.</w:t>
      </w:r>
    </w:p>
    <w:p w14:paraId="290379AF" w14:textId="4866657F" w:rsidR="00302CD2" w:rsidRPr="00302CD2" w:rsidRDefault="00302CD2" w:rsidP="00302C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055FEEA5" w14:textId="1B50A0D7" w:rsidR="00302CD2" w:rsidRPr="00302CD2" w:rsidRDefault="00302CD2" w:rsidP="00302C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302C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2. Evidências Internacionais sobre PPPs e OSs em Saúde</w:t>
      </w:r>
    </w:p>
    <w:p w14:paraId="4C52DFAC" w14:textId="77777777" w:rsidR="00302CD2" w:rsidRPr="00302CD2" w:rsidRDefault="00302CD2" w:rsidP="00302C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02CD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Estudos de casos internacionais sobre desempenho, custo, qualidade e transparência.</w:t>
      </w:r>
    </w:p>
    <w:p w14:paraId="225B9803" w14:textId="77777777" w:rsidR="00302CD2" w:rsidRPr="00302CD2" w:rsidRDefault="00302CD2" w:rsidP="00302C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02CD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CABALLER-TARAZONA, M.; CLEMENTE-COLLADO, A.; VIVAS-CONSUELO, D. A cost and performance comparison of Public Private Partnership and public hospitals in Spain. </w:t>
      </w:r>
      <w:r w:rsidRPr="00302CD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Health Economics Review</w:t>
      </w:r>
      <w:r w:rsidRPr="00302CD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v. 6, n. 1, p. 17, 2016.</w:t>
      </w:r>
    </w:p>
    <w:p w14:paraId="2EE36C5B" w14:textId="77777777" w:rsidR="00302CD2" w:rsidRPr="00302CD2" w:rsidRDefault="00302CD2" w:rsidP="00302C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02CD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SEKHRI, N.; FEACHEM, R.; NI, A. Public-private integrated partnerships demonstrate the potential to improve health care access, quality, and efficiency. </w:t>
      </w:r>
      <w:r w:rsidRPr="00302CD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Health Affairs</w:t>
      </w:r>
      <w:r w:rsidRPr="00302CD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v. 30, n. 8, p. 1498-1507, 2011.</w:t>
      </w:r>
    </w:p>
    <w:p w14:paraId="65C09A8D" w14:textId="77777777" w:rsidR="00302CD2" w:rsidRPr="00302CD2" w:rsidRDefault="00302CD2" w:rsidP="00302C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02CD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MCINTOSH, N. et al. A public-private partnership improves clinical performance in a hospital network in Lesotho. </w:t>
      </w:r>
      <w:r w:rsidRPr="00302CD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Health Affairs</w:t>
      </w:r>
      <w:r w:rsidRPr="00302CD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v. 34, n. 6, p. 954-962, 2015.</w:t>
      </w:r>
    </w:p>
    <w:p w14:paraId="28F5F59B" w14:textId="77777777" w:rsidR="00302CD2" w:rsidRPr="00302CD2" w:rsidRDefault="00302CD2" w:rsidP="00302C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02CD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ODENDAAL, W. A. et al. Contracting out to improve the use of clinical health services and health outcomes in low- and middle-income countries. </w:t>
      </w:r>
      <w:r w:rsidRPr="00302CD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Cochrane Database of Systematic Reviews</w:t>
      </w:r>
      <w:r w:rsidRPr="00302CD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n. 4, p. CD008133, 2018.</w:t>
      </w:r>
    </w:p>
    <w:p w14:paraId="7EDC01BD" w14:textId="7B694752" w:rsidR="00302CD2" w:rsidRPr="00302CD2" w:rsidRDefault="00302CD2" w:rsidP="00302C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593BA5F9" w14:textId="4818D326" w:rsidR="00302CD2" w:rsidRPr="00302CD2" w:rsidRDefault="00302CD2" w:rsidP="00302C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302C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3. Experiência Brasileira: Estado de São Paulo (Hospitais e Regulação)</w:t>
      </w:r>
    </w:p>
    <w:p w14:paraId="605B141A" w14:textId="77777777" w:rsidR="00302CD2" w:rsidRPr="00302CD2" w:rsidRDefault="00302CD2" w:rsidP="00302C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02CD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Foco na implementação pioneira e avaliação de OSs em SP.</w:t>
      </w:r>
    </w:p>
    <w:p w14:paraId="211F10B3" w14:textId="77777777" w:rsidR="00302CD2" w:rsidRPr="00302CD2" w:rsidRDefault="00302CD2" w:rsidP="00302C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02CD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COSTA, N. R.; RIBEIRO, J. M. Estudo comparativo do desempenho de hospitais em regime de organização social. Relatório para o Banco Mundial, 2005.</w:t>
      </w:r>
    </w:p>
    <w:p w14:paraId="3FD0620B" w14:textId="77777777" w:rsidR="00302CD2" w:rsidRPr="00302CD2" w:rsidRDefault="00302CD2" w:rsidP="00302C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02CD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IBAÑEZ, N. et al. Organizações sociais de saúde: o modelo do Estado de São Paulo. </w:t>
      </w:r>
      <w:r w:rsidRPr="00302CD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Ciência &amp; Saúde Coletiva</w:t>
      </w:r>
      <w:r w:rsidRPr="00302CD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v. 6, n. 2, p. 391-404, 2001.</w:t>
      </w:r>
    </w:p>
    <w:p w14:paraId="384E109F" w14:textId="77777777" w:rsidR="00302CD2" w:rsidRPr="00302CD2" w:rsidRDefault="00302CD2" w:rsidP="00302C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02CD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LA FORGIA, G. M.; COUTTOLENC, B. F. </w:t>
      </w:r>
      <w:r w:rsidRPr="00302CD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Hospital performance in Brazil: the search for excellence</w:t>
      </w:r>
      <w:r w:rsidRPr="00302CD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 Washington, DC: The World Bank, 2008.</w:t>
      </w:r>
    </w:p>
    <w:p w14:paraId="25E06853" w14:textId="77777777" w:rsidR="00302CD2" w:rsidRPr="00302CD2" w:rsidRDefault="00302CD2" w:rsidP="00302C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02CD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LA FORGIA, G. M.; HARDING, A. Public-private partnerships and public hospital performance in São Paulo, Brazil. </w:t>
      </w:r>
      <w:r w:rsidRPr="00302CD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Health Affairs</w:t>
      </w:r>
      <w:r w:rsidRPr="00302CD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v. 28, n. 4, p. 1114-1126, 2009.</w:t>
      </w:r>
    </w:p>
    <w:p w14:paraId="2D0EF359" w14:textId="77777777" w:rsidR="00302CD2" w:rsidRPr="00302CD2" w:rsidRDefault="00302CD2" w:rsidP="00302C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02CD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MENDES, J. D. V.; BITTAR, O. J. N. V. Hospitais Gerais Públicos: Administração Direta e Organização Social de Saúde. </w:t>
      </w:r>
      <w:r w:rsidRPr="00302CD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Boletim do Epidemiologia Paulista (BEPA)</w:t>
      </w:r>
      <w:r w:rsidRPr="00302CD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v. 14, p. 33-47, 2017.</w:t>
      </w:r>
    </w:p>
    <w:p w14:paraId="319A63D7" w14:textId="77777777" w:rsidR="00302CD2" w:rsidRPr="00302CD2" w:rsidRDefault="00302CD2" w:rsidP="00302C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02CD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/>
        <w:t>SANTOS ZAGO, S. A. Indicadores e Resultado econômico de hospitais estaduais paulistas. 2012. Disponível em: https://www4.tce.sp.gov.br/sites/default/files/producao-academica/stanislaw_a_s_zago.pdf.</w:t>
      </w:r>
    </w:p>
    <w:p w14:paraId="0AF50607" w14:textId="77777777" w:rsidR="00302CD2" w:rsidRPr="00302CD2" w:rsidRDefault="00302CD2" w:rsidP="00302C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02CD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CARNEIRO JUNIOR, N.; ELIAS, P. E. M. Controle público e equidade no acesso a hospitais sob gestão pública não estatal. </w:t>
      </w:r>
      <w:r w:rsidRPr="00302CD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Revista de Saúde Pública</w:t>
      </w:r>
      <w:r w:rsidRPr="00302CD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v. 40, n. 5, p. 914-920, 2006.</w:t>
      </w:r>
    </w:p>
    <w:p w14:paraId="74F4E2A0" w14:textId="77777777" w:rsidR="00302CD2" w:rsidRPr="00302CD2" w:rsidRDefault="00302CD2" w:rsidP="00302C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02CD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PAHIM, M. L. L. Organizações Sociais de Saúde do Estado de São Paulo. Dissertação (Mestrado) – USP, 2009.</w:t>
      </w:r>
    </w:p>
    <w:p w14:paraId="71A71B25" w14:textId="77777777" w:rsidR="00302CD2" w:rsidRPr="00302CD2" w:rsidRDefault="00302CD2" w:rsidP="00302C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02CD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COMISSÃO PARLAMENTAR DE INQUÉRITO DAS ORGANIZAÇÕES SOCIAIS DE SAÚDE. </w:t>
      </w:r>
      <w:r w:rsidRPr="00302CD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Relatório final</w:t>
      </w:r>
      <w:r w:rsidRPr="00302CD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6DB92AF3" w14:textId="107190BB" w:rsidR="00302CD2" w:rsidRPr="00302CD2" w:rsidRDefault="00302CD2" w:rsidP="00302C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02C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4. Experiências em Outros Estados Brasileiros (SC, ES, RJ)</w:t>
      </w:r>
    </w:p>
    <w:p w14:paraId="73B1A38F" w14:textId="77777777" w:rsidR="00302CD2" w:rsidRPr="00302CD2" w:rsidRDefault="00302CD2" w:rsidP="00302C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02CD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Casos fora de SP, com foco em comparações regionais e avaliação de eficiência.</w:t>
      </w:r>
    </w:p>
    <w:p w14:paraId="00DCABC0" w14:textId="77777777" w:rsidR="00302CD2" w:rsidRPr="00302CD2" w:rsidRDefault="00302CD2" w:rsidP="00302CD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02CD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RODRIGUES, A. F. O.; SALLUM, S. B. Análise econométrica da eficiência dos hospitais estaduais de Santa Catarina. Florianópolis: TCE-SC, 2017.</w:t>
      </w:r>
    </w:p>
    <w:p w14:paraId="2CB58F89" w14:textId="77777777" w:rsidR="00302CD2" w:rsidRPr="00302CD2" w:rsidRDefault="00302CD2" w:rsidP="00302CD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02CD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GAIGHER, M. B. S.; TEIXEIRA, A. Organização Social de Saúde e Administração Direta: um estudo comparativo da gestão em dois hospitais no Espírito Santo. In: ENANPAD, 2017.</w:t>
      </w:r>
    </w:p>
    <w:p w14:paraId="4C5049BF" w14:textId="77777777" w:rsidR="00302CD2" w:rsidRPr="00302CD2" w:rsidRDefault="00302CD2" w:rsidP="00302CD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02CD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SILVA, V. C.; BARBOSA, P. R.; HORTALE, V. A. Parcerias na saúde: as Organizações Sociais e a Estratégia Saúde da Família. </w:t>
      </w:r>
      <w:r w:rsidRPr="00302CD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Ciência &amp; Saúde Coletiva</w:t>
      </w:r>
      <w:r w:rsidRPr="00302CD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v. 21, n. 5, p. 1365-1376, 2016.</w:t>
      </w:r>
    </w:p>
    <w:p w14:paraId="38FB7563" w14:textId="21D33C32" w:rsidR="00302CD2" w:rsidRDefault="00302CD2" w:rsidP="00302C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0EF3D7C1" w14:textId="035D936E" w:rsidR="00302CD2" w:rsidRDefault="00302CD2" w:rsidP="00530188">
      <w:pPr>
        <w:pStyle w:val="NormalWeb"/>
        <w:spacing w:line="360" w:lineRule="auto"/>
        <w:jc w:val="both"/>
      </w:pPr>
      <w:r>
        <w:t>OBJETIVOS</w:t>
      </w:r>
    </w:p>
    <w:p w14:paraId="51FDCC59" w14:textId="790D5146" w:rsidR="005C3159" w:rsidRPr="0071782F" w:rsidRDefault="005C3159" w:rsidP="00530188">
      <w:pPr>
        <w:pStyle w:val="NormalWeb"/>
        <w:spacing w:line="360" w:lineRule="auto"/>
        <w:jc w:val="both"/>
      </w:pPr>
      <w:r w:rsidRPr="0071782F">
        <w:t xml:space="preserve">Este estudo </w:t>
      </w:r>
      <w:r w:rsidR="00977BD0" w:rsidRPr="0071782F">
        <w:t>possui</w:t>
      </w:r>
      <w:r w:rsidRPr="0071782F">
        <w:t xml:space="preserve"> dois grandes objetivos </w:t>
      </w:r>
      <w:commentRangeStart w:id="13"/>
      <w:r w:rsidRPr="0071782F">
        <w:t>norteadores</w:t>
      </w:r>
      <w:commentRangeEnd w:id="13"/>
      <w:r w:rsidR="00302CD2">
        <w:rPr>
          <w:rStyle w:val="Refdecomentrio"/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commentReference w:id="13"/>
      </w:r>
      <w:r w:rsidRPr="0071782F">
        <w:t xml:space="preserve">. O primeiro busca apresentar e comparar os resultados dos hospitais </w:t>
      </w:r>
      <w:r w:rsidR="0003210A">
        <w:t xml:space="preserve">gerais </w:t>
      </w:r>
      <w:r w:rsidR="007A7542">
        <w:t>de grande porte</w:t>
      </w:r>
      <w:r w:rsidR="0003210A" w:rsidRPr="0003210A">
        <w:t xml:space="preserve"> </w:t>
      </w:r>
      <w:r w:rsidR="0003210A">
        <w:t>na região metropolitana de São Paulo</w:t>
      </w:r>
      <w:r w:rsidR="007A7542">
        <w:t xml:space="preserve">, </w:t>
      </w:r>
      <w:r w:rsidRPr="0071782F">
        <w:t>públicos</w:t>
      </w:r>
      <w:r w:rsidR="00887FD8">
        <w:t>, autárquicos</w:t>
      </w:r>
      <w:r w:rsidRPr="0071782F">
        <w:t xml:space="preserve"> e filantrópicos financiados pelo SUS, analisando </w:t>
      </w:r>
      <w:commentRangeStart w:id="14"/>
      <w:r w:rsidRPr="0071782F">
        <w:t xml:space="preserve">diferentes modelos institucionais e de financiamento. </w:t>
      </w:r>
      <w:commentRangeEnd w:id="14"/>
      <w:r w:rsidR="00302CD2">
        <w:rPr>
          <w:rStyle w:val="Refdecomentrio"/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commentReference w:id="14"/>
      </w:r>
      <w:r w:rsidRPr="0071782F">
        <w:t xml:space="preserve">A avaliação se baseará em indicadores de acesso, financiamento, desempenho, eficiência e qualidade no período de 2014 a 2024. </w:t>
      </w:r>
      <w:commentRangeStart w:id="15"/>
      <w:r w:rsidRPr="0071782F">
        <w:t>Para</w:t>
      </w:r>
      <w:commentRangeEnd w:id="15"/>
      <w:r w:rsidR="00302CD2">
        <w:rPr>
          <w:rStyle w:val="Refdecomentrio"/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commentReference w:id="15"/>
      </w:r>
      <w:r w:rsidRPr="0071782F">
        <w:t xml:space="preserve"> isso, será realizada uma revisão da literatura e uma análise dos indicadores extraídos dos sistemas de informação da Secretaria de Estado da Saúde e do Ministério da Saúde. Entre os indicadores avaliados, destacam-se a taxa de mortalidade, o tempo médio de permanência, o custo por saída e a produção hospitalar, cuja complexidade será ajustada pelo sistema DRG</w:t>
      </w:r>
      <w:r w:rsidR="00977BD0" w:rsidRPr="0071782F">
        <w:t xml:space="preserve"> (</w:t>
      </w:r>
      <w:proofErr w:type="spellStart"/>
      <w:r w:rsidR="00977BD0" w:rsidRPr="0071782F">
        <w:t>Diagnosis</w:t>
      </w:r>
      <w:proofErr w:type="spellEnd"/>
      <w:r w:rsidR="00977BD0" w:rsidRPr="0071782F">
        <w:t xml:space="preserve"> </w:t>
      </w:r>
      <w:proofErr w:type="spellStart"/>
      <w:r w:rsidR="00977BD0" w:rsidRPr="0071782F">
        <w:t>Related</w:t>
      </w:r>
      <w:proofErr w:type="spellEnd"/>
      <w:r w:rsidR="00977BD0" w:rsidRPr="0071782F">
        <w:t xml:space="preserve"> </w:t>
      </w:r>
      <w:proofErr w:type="spellStart"/>
      <w:r w:rsidR="00977BD0" w:rsidRPr="0071782F">
        <w:t>Group</w:t>
      </w:r>
      <w:proofErr w:type="spellEnd"/>
      <w:r w:rsidR="00977BD0" w:rsidRPr="0071782F">
        <w:t>)</w:t>
      </w:r>
      <w:r w:rsidR="002051AB">
        <w:t xml:space="preserve"> (</w:t>
      </w:r>
      <w:proofErr w:type="spellStart"/>
      <w:r w:rsidR="002051AB">
        <w:t>Donabedian</w:t>
      </w:r>
      <w:proofErr w:type="spellEnd"/>
      <w:r w:rsidR="002051AB">
        <w:t>, 1998)</w:t>
      </w:r>
      <w:r w:rsidRPr="0071782F">
        <w:t>.</w:t>
      </w:r>
    </w:p>
    <w:p w14:paraId="01DFE97F" w14:textId="7CFD7A51" w:rsidR="00BB797F" w:rsidRPr="0071782F" w:rsidRDefault="00D315C5" w:rsidP="00530188">
      <w:pPr>
        <w:pStyle w:val="NormalWeb"/>
        <w:spacing w:line="360" w:lineRule="auto"/>
        <w:jc w:val="both"/>
      </w:pPr>
      <w:r>
        <w:t>O</w:t>
      </w:r>
      <w:r w:rsidR="00D84B87" w:rsidRPr="0071782F">
        <w:t xml:space="preserve"> segundo objetivo desta pesquisa é identificar os fatores internos que influenciam o desempenho hospitalar, além das questões de governança e financiamento. </w:t>
      </w:r>
      <w:commentRangeStart w:id="16"/>
      <w:r w:rsidR="00D84B87" w:rsidRPr="0071782F">
        <w:t>A</w:t>
      </w:r>
      <w:commentRangeEnd w:id="16"/>
      <w:r w:rsidR="00302CD2">
        <w:rPr>
          <w:rStyle w:val="Refdecomentrio"/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commentReference w:id="16"/>
      </w:r>
      <w:r w:rsidR="00D84B87" w:rsidRPr="0071782F">
        <w:t xml:space="preserve"> partir da </w:t>
      </w:r>
      <w:r w:rsidR="00D84B87" w:rsidRPr="0071782F">
        <w:lastRenderedPageBreak/>
        <w:t>amostra de hospitais públicos gerais,</w:t>
      </w:r>
      <w:r w:rsidR="00887FD8">
        <w:t xml:space="preserve"> serão selecionados aqueles de melhor desempenho e</w:t>
      </w:r>
      <w:r w:rsidR="00D84B87" w:rsidRPr="0071782F">
        <w:t xml:space="preserve"> analisados elementos como práticas de gestão, liderança, cultura organizacional e disponibilidade de </w:t>
      </w:r>
      <w:commentRangeStart w:id="17"/>
      <w:r w:rsidR="00D84B87" w:rsidRPr="0071782F">
        <w:t>recursos</w:t>
      </w:r>
      <w:commentRangeEnd w:id="17"/>
      <w:r w:rsidR="00302CD2">
        <w:rPr>
          <w:rStyle w:val="Refdecomentrio"/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commentReference w:id="17"/>
      </w:r>
      <w:r w:rsidR="00D84B87" w:rsidRPr="0071782F">
        <w:t>. Para isso, além da revisão da literatura e da análise dos indicadores quantitativos, serão conduzidas entrevistas com lideranças hospitalares e especialistas em gestão de saúde, buscando compreender melhor os determinantes internos que impactam os resultados dessas unidades</w:t>
      </w:r>
      <w:r w:rsidR="00887FD8">
        <w:t>, através de estudo de caso</w:t>
      </w:r>
      <w:r w:rsidR="00D84B87" w:rsidRPr="0071782F">
        <w:t xml:space="preserve">. </w:t>
      </w:r>
    </w:p>
    <w:p w14:paraId="556AF6EB" w14:textId="3F30A614" w:rsidR="00BB797F" w:rsidRPr="0071782F" w:rsidRDefault="00BB797F" w:rsidP="00530188">
      <w:pPr>
        <w:pStyle w:val="NormalWeb"/>
        <w:spacing w:line="360" w:lineRule="auto"/>
        <w:jc w:val="both"/>
      </w:pPr>
      <w:r w:rsidRPr="0071782F">
        <w:t xml:space="preserve">Com esses dois objetivos em mente, </w:t>
      </w:r>
      <w:bookmarkStart w:id="18" w:name="_Hlk191964964"/>
      <w:r w:rsidR="00887FD8">
        <w:t>será desenvolvido</w:t>
      </w:r>
      <w:r w:rsidRPr="0071782F">
        <w:t xml:space="preserve"> um </w:t>
      </w:r>
      <w:r w:rsidR="001C7616" w:rsidRPr="0071782F">
        <w:t xml:space="preserve">modelo analítico </w:t>
      </w:r>
      <w:r w:rsidR="00414DBD">
        <w:t xml:space="preserve">(framework) </w:t>
      </w:r>
      <w:r w:rsidRPr="0071782F">
        <w:t>que permita a análise de serviços hospitalares sob uma perspectiva abrangente</w:t>
      </w:r>
      <w:bookmarkEnd w:id="18"/>
      <w:r w:rsidRPr="0071782F">
        <w:t>, considerando tanto os fatores estruturais</w:t>
      </w:r>
      <w:r w:rsidR="00887FD8">
        <w:t>, de modelo institucional e financiamento,</w:t>
      </w:r>
      <w:r w:rsidRPr="0071782F">
        <w:t xml:space="preserve"> quanto os aspectos internos de gestão e cultura organizacional</w:t>
      </w:r>
      <w:r w:rsidR="002F4F73" w:rsidRPr="0071782F">
        <w:t xml:space="preserve">, </w:t>
      </w:r>
      <w:r w:rsidRPr="0071782F">
        <w:t xml:space="preserve">possibilitando uma visão mais completa da performance </w:t>
      </w:r>
      <w:commentRangeStart w:id="19"/>
      <w:r w:rsidRPr="0071782F">
        <w:t>hospitalar</w:t>
      </w:r>
      <w:commentRangeEnd w:id="19"/>
      <w:r w:rsidR="00302CD2">
        <w:rPr>
          <w:rStyle w:val="Refdecomentrio"/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commentReference w:id="19"/>
      </w:r>
      <w:r w:rsidRPr="0071782F">
        <w:t xml:space="preserve">. O </w:t>
      </w:r>
      <w:r w:rsidR="00414DBD">
        <w:t>framework a ser</w:t>
      </w:r>
      <w:r w:rsidRPr="0071782F">
        <w:t xml:space="preserve"> desenvolvido servirá como base para identificar boas práticas, desafios e oportunidades de melhoria nos diferentes modelos institucionais e de financiamento do SUS, contribuindo para o aprimoramento das estratégias de gestão hospitalar e a formulação de políticas públicas </w:t>
      </w:r>
      <w:r w:rsidR="001C7616" w:rsidRPr="0071782F">
        <w:t>para assistência à</w:t>
      </w:r>
      <w:r w:rsidRPr="0071782F">
        <w:t xml:space="preserve"> saúde.</w:t>
      </w:r>
    </w:p>
    <w:p w14:paraId="780C51C3" w14:textId="77777777" w:rsidR="00DF1B32" w:rsidRPr="000E558C" w:rsidRDefault="00DF1B32" w:rsidP="0053018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pt-BR"/>
          <w14:ligatures w14:val="none"/>
        </w:rPr>
      </w:pPr>
    </w:p>
    <w:p w14:paraId="1789E506" w14:textId="77777777" w:rsidR="000E558C" w:rsidRPr="00D315C5" w:rsidRDefault="000E558C" w:rsidP="00C54625">
      <w:pPr>
        <w:pStyle w:val="Ttulo3"/>
        <w:rPr>
          <w:b w:val="0"/>
          <w:bCs w:val="0"/>
        </w:rPr>
      </w:pPr>
      <w:r w:rsidRPr="000E558C">
        <w:t>1.2 Problema de Pesquisa</w:t>
      </w:r>
    </w:p>
    <w:p w14:paraId="09BE87FD" w14:textId="3F4777C7" w:rsidR="00BB1D49" w:rsidRPr="0071782F" w:rsidRDefault="00BB1D49" w:rsidP="00530188">
      <w:pPr>
        <w:pStyle w:val="NormalWeb"/>
        <w:spacing w:line="360" w:lineRule="auto"/>
        <w:jc w:val="both"/>
      </w:pPr>
      <w:r w:rsidRPr="00D315C5">
        <w:t xml:space="preserve">Diante desse cenário, esta pesquisa propõe investigar </w:t>
      </w:r>
      <w:r w:rsidRPr="00887FD8">
        <w:rPr>
          <w:rStyle w:val="Forte"/>
        </w:rPr>
        <w:t xml:space="preserve">como o </w:t>
      </w:r>
      <w:r w:rsidR="007F3121" w:rsidRPr="00887FD8">
        <w:t>modelo institucional, a forma de financiamento e a estrutura de governança impactam no desempenho de</w:t>
      </w:r>
      <w:r w:rsidRPr="005554A9">
        <w:rPr>
          <w:rStyle w:val="Forte"/>
        </w:rPr>
        <w:t xml:space="preserve"> hospitais financiados pelo SUS</w:t>
      </w:r>
      <w:r w:rsidRPr="005554A9">
        <w:t xml:space="preserve"> e, adicionalmente, </w:t>
      </w:r>
      <w:r w:rsidRPr="005554A9">
        <w:rPr>
          <w:rStyle w:val="Forte"/>
        </w:rPr>
        <w:t>quais fatores internos determinam variações de desempenho entre hospitais inseridos no mesmo modelo organizacional</w:t>
      </w:r>
      <w:r w:rsidRPr="005554A9">
        <w:t>.</w:t>
      </w:r>
    </w:p>
    <w:p w14:paraId="6C58B5C8" w14:textId="77777777" w:rsidR="001C7616" w:rsidRPr="0071782F" w:rsidRDefault="001C7616" w:rsidP="00530188">
      <w:pPr>
        <w:pStyle w:val="NormalWeb"/>
        <w:spacing w:line="360" w:lineRule="auto"/>
        <w:jc w:val="both"/>
      </w:pPr>
      <w:r w:rsidRPr="0071782F">
        <w:t>A pesquisa buscará compreender como esses fatores interagem e influenciam indicadores de performance hospitalar, incluindo taxa de mortalidade, taxa de ocupação, tempo médio de permanência, custo por saída e complexidade dos serviços prestados, ajustada pelo sistema DRG.</w:t>
      </w:r>
    </w:p>
    <w:p w14:paraId="7541649B" w14:textId="77777777" w:rsidR="001C7616" w:rsidRPr="000E558C" w:rsidRDefault="001C7616" w:rsidP="0053018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67ECE274" w14:textId="77777777" w:rsidR="000E558C" w:rsidRPr="000E558C" w:rsidRDefault="000E558C" w:rsidP="00C54625">
      <w:pPr>
        <w:pStyle w:val="Ttulo3"/>
      </w:pPr>
      <w:r w:rsidRPr="000E558C">
        <w:t>1.3 Justificativa</w:t>
      </w:r>
    </w:p>
    <w:p w14:paraId="11648F32" w14:textId="5DC69542" w:rsidR="000E558C" w:rsidRPr="000E558C" w:rsidRDefault="002F4F73" w:rsidP="0053018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782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/>
        <w:t xml:space="preserve">A literatura aponta que </w:t>
      </w:r>
      <w:r w:rsidR="000E558C" w:rsidRPr="000E558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 adoção de contratos de gestão e modelos organizacionais </w:t>
      </w:r>
      <w:r w:rsidRPr="0071782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com maior autonomia</w:t>
      </w:r>
      <w:r w:rsidR="000E558C" w:rsidRPr="000E558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como as OSS, pode gerar melhorias significativas nos hospitais públicos, desde que acompanhados por mecanismos de controle de desempenho e incentivos adequados</w:t>
      </w:r>
      <w:r w:rsidR="00887FD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. </w:t>
      </w:r>
      <w:r w:rsidR="000E558C" w:rsidRPr="000E558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No entanto, o diferencial de performance dentro do mesmo modelo sugere que fatores como a qualificação da equipe gestora, a estrutura de incentivos internos, a eficiência na alocação de recursos e a cultura institucional desempenham um papel </w:t>
      </w:r>
      <w:r w:rsidR="007F3121" w:rsidRPr="0071782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importante</w:t>
      </w:r>
      <w:r w:rsidR="000E558C" w:rsidRPr="000E558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na obtenção de melhores resultados. Dessa forma, esta pesquisa se justifica por contribuir para o debate acadêmico e prático sobre </w:t>
      </w:r>
      <w:r w:rsidRPr="0071782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modelos institucionais, de governança e de </w:t>
      </w:r>
      <w:r w:rsidR="000E558C" w:rsidRPr="000E558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gestão hospitalar no Brasil, fornecendo subsídios para políticas públicas voltadas à </w:t>
      </w:r>
      <w:r w:rsidR="007F3121" w:rsidRPr="0071782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melhoria</w:t>
      </w:r>
      <w:r w:rsidR="000E558C" w:rsidRPr="000E558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d</w:t>
      </w:r>
      <w:r w:rsidR="007F3121" w:rsidRPr="0071782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</w:t>
      </w:r>
      <w:r w:rsidR="000E558C" w:rsidRPr="000E558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desempenho das unidades de saúde financiadas pelo SUS.</w:t>
      </w:r>
    </w:p>
    <w:p w14:paraId="59D62F47" w14:textId="77777777" w:rsidR="000E558C" w:rsidRPr="000E558C" w:rsidRDefault="000E558C" w:rsidP="00C54625">
      <w:pPr>
        <w:pStyle w:val="Ttulo3"/>
      </w:pPr>
      <w:r w:rsidRPr="000E558C">
        <w:t>1.4 Objetivos</w:t>
      </w:r>
    </w:p>
    <w:p w14:paraId="08E0A6E4" w14:textId="77777777" w:rsidR="000E558C" w:rsidRPr="000E558C" w:rsidRDefault="000E558C" w:rsidP="0053018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E55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Objetivo geral:</w:t>
      </w:r>
    </w:p>
    <w:p w14:paraId="2D6F221D" w14:textId="172B019F" w:rsidR="000E558C" w:rsidRPr="000E558C" w:rsidRDefault="000E558C" w:rsidP="00530188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E558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Analisar a relação entre modelo </w:t>
      </w:r>
      <w:r w:rsidR="00887FD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institucional</w:t>
      </w:r>
      <w:r w:rsidRPr="000E558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</w:t>
      </w:r>
      <w:r w:rsidR="00887FD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</w:t>
      </w:r>
      <w:r w:rsidRPr="000E558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financiamento</w:t>
      </w:r>
      <w:r w:rsidR="005564E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 </w:t>
      </w:r>
      <w:r w:rsidR="00887FD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as práticas de gestão</w:t>
      </w:r>
      <w:r w:rsidRPr="000E558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="005564E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com</w:t>
      </w:r>
      <w:r w:rsidRPr="000E558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="005564E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 desempenho</w:t>
      </w:r>
      <w:r w:rsidRPr="000E558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hospitalar em hospitais </w:t>
      </w:r>
      <w:r w:rsidR="005564E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gerais, </w:t>
      </w:r>
      <w:r w:rsidRPr="000E558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públicos</w:t>
      </w:r>
      <w:r w:rsidR="005564E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autárquicos</w:t>
      </w:r>
      <w:r w:rsidRPr="000E558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 filantrópicos financiados pelo SUS.</w:t>
      </w:r>
    </w:p>
    <w:p w14:paraId="1B7C8F99" w14:textId="77777777" w:rsidR="000E558C" w:rsidRPr="000E558C" w:rsidRDefault="000E558C" w:rsidP="0053018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E55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Objetivos específicos:</w:t>
      </w:r>
    </w:p>
    <w:p w14:paraId="149DAAFD" w14:textId="11FCF44F" w:rsidR="000E558C" w:rsidRPr="000E558C" w:rsidRDefault="000E558C" w:rsidP="00530188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E558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Examinar se hospitais sob diferentes modelos organizacionais apresentam diferenças significativas em indicadores de performance.</w:t>
      </w:r>
    </w:p>
    <w:p w14:paraId="7FB56D8B" w14:textId="77777777" w:rsidR="000E558C" w:rsidRPr="000E558C" w:rsidRDefault="000E558C" w:rsidP="00530188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E558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Avaliar o impacto do modelo de financiamento na eficiência hospitalar.</w:t>
      </w:r>
    </w:p>
    <w:p w14:paraId="6E387231" w14:textId="77777777" w:rsidR="000E558C" w:rsidRPr="000E558C" w:rsidRDefault="000E558C" w:rsidP="00530188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E558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Investigar o papel da liderança institucional e da governança hospitalar no desempenho hospitalar.</w:t>
      </w:r>
    </w:p>
    <w:p w14:paraId="0681B605" w14:textId="77777777" w:rsidR="000E558C" w:rsidRPr="000E558C" w:rsidRDefault="000E558C" w:rsidP="00530188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E558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Identificar práticas de gestão e autonomia administrativa que contribuem para a melhoria dos serviços prestados.</w:t>
      </w:r>
    </w:p>
    <w:p w14:paraId="393086CE" w14:textId="77777777" w:rsidR="000E558C" w:rsidRPr="0071782F" w:rsidRDefault="000E558C" w:rsidP="00530188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E558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Explorar os fatores que explicam o diferencial de performance dentro do mesmo modelo organizacional, analisando como aspectos internos de gestão, cultura organizacional e liderança impactam os resultados hospitalares.</w:t>
      </w:r>
    </w:p>
    <w:p w14:paraId="41722DED" w14:textId="66583555" w:rsidR="002F4F73" w:rsidRPr="000E558C" w:rsidRDefault="002F4F73" w:rsidP="00530188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782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Criar um modelo analítico (framework) que permita a análise de serviços hospitalares sob uma perspectiva institucional e gerencial.</w:t>
      </w:r>
    </w:p>
    <w:p w14:paraId="15B04E07" w14:textId="77777777" w:rsidR="000E558C" w:rsidRDefault="000E558C" w:rsidP="00C54625">
      <w:pPr>
        <w:pStyle w:val="Ttulo2"/>
      </w:pPr>
      <w:r w:rsidRPr="000E558C">
        <w:t xml:space="preserve">2. </w:t>
      </w:r>
      <w:commentRangeStart w:id="20"/>
      <w:r w:rsidRPr="000E558C">
        <w:t>Metodologia</w:t>
      </w:r>
      <w:commentRangeEnd w:id="20"/>
      <w:r w:rsidR="00361215">
        <w:rPr>
          <w:rStyle w:val="Refdecomentrio"/>
          <w:rFonts w:asciiTheme="minorHAnsi" w:eastAsiaTheme="minorHAnsi" w:hAnsiTheme="minorHAnsi" w:cstheme="minorBidi"/>
          <w:b w:val="0"/>
          <w:bCs w:val="0"/>
          <w:kern w:val="2"/>
          <w:lang w:eastAsia="en-US"/>
          <w14:ligatures w14:val="standardContextual"/>
        </w:rPr>
        <w:commentReference w:id="20"/>
      </w:r>
    </w:p>
    <w:p w14:paraId="225E552F" w14:textId="77777777" w:rsidR="00361215" w:rsidRPr="00985825" w:rsidRDefault="00361215" w:rsidP="00C54625">
      <w:pPr>
        <w:pStyle w:val="Ttulo2"/>
        <w:rPr>
          <w:color w:val="000000" w:themeColor="text1"/>
          <w:sz w:val="24"/>
          <w:szCs w:val="24"/>
        </w:rPr>
      </w:pPr>
    </w:p>
    <w:p w14:paraId="4E0252C9" w14:textId="77777777" w:rsidR="00361215" w:rsidRPr="00985825" w:rsidRDefault="00361215" w:rsidP="00361215">
      <w:pPr>
        <w:pStyle w:val="Ttulo3"/>
        <w:rPr>
          <w:color w:val="000000" w:themeColor="text1"/>
          <w:sz w:val="24"/>
          <w:szCs w:val="24"/>
        </w:rPr>
      </w:pPr>
      <w:r w:rsidRPr="00985825">
        <w:rPr>
          <w:color w:val="000000" w:themeColor="text1"/>
          <w:sz w:val="24"/>
          <w:szCs w:val="24"/>
        </w:rPr>
        <w:t xml:space="preserve">1. </w:t>
      </w:r>
      <w:r w:rsidRPr="00985825">
        <w:rPr>
          <w:rStyle w:val="Forte"/>
          <w:b/>
          <w:bCs/>
          <w:color w:val="000000" w:themeColor="text1"/>
          <w:sz w:val="24"/>
          <w:szCs w:val="24"/>
        </w:rPr>
        <w:t>Abordagem Geral</w:t>
      </w:r>
    </w:p>
    <w:p w14:paraId="4A2EC482" w14:textId="77777777" w:rsidR="00361215" w:rsidRPr="00985825" w:rsidRDefault="00361215" w:rsidP="00361215">
      <w:pPr>
        <w:spacing w:before="100" w:beforeAutospacing="1" w:after="100" w:afterAutospacing="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858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Método </w:t>
      </w:r>
      <w:r w:rsidRPr="00985825">
        <w:rPr>
          <w:rStyle w:val="Forte"/>
          <w:rFonts w:ascii="Times New Roman" w:hAnsi="Times New Roman" w:cs="Times New Roman"/>
          <w:color w:val="000000" w:themeColor="text1"/>
          <w:sz w:val="24"/>
          <w:szCs w:val="24"/>
        </w:rPr>
        <w:t>misto sequencial explanatório</w:t>
      </w:r>
      <w:r w:rsidRPr="009858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985825">
        <w:rPr>
          <w:rFonts w:ascii="Times New Roman" w:hAnsi="Times New Roman" w:cs="Times New Roman"/>
          <w:color w:val="000000" w:themeColor="text1"/>
          <w:sz w:val="24"/>
          <w:szCs w:val="24"/>
        </w:rPr>
        <w:t>Creswell</w:t>
      </w:r>
      <w:proofErr w:type="spellEnd"/>
      <w:r w:rsidRPr="00985825">
        <w:rPr>
          <w:rFonts w:ascii="Times New Roman" w:hAnsi="Times New Roman" w:cs="Times New Roman"/>
          <w:color w:val="000000" w:themeColor="text1"/>
          <w:sz w:val="24"/>
          <w:szCs w:val="24"/>
        </w:rPr>
        <w:t>, 2010):</w:t>
      </w:r>
    </w:p>
    <w:p w14:paraId="7F3580BF" w14:textId="77777777" w:rsidR="00361215" w:rsidRPr="00985825" w:rsidRDefault="00361215" w:rsidP="0036121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85825">
        <w:rPr>
          <w:rStyle w:val="Forte"/>
          <w:rFonts w:ascii="Times New Roman" w:hAnsi="Times New Roman" w:cs="Times New Roman"/>
          <w:color w:val="000000" w:themeColor="text1"/>
          <w:sz w:val="24"/>
          <w:szCs w:val="24"/>
        </w:rPr>
        <w:t>Fase 1</w:t>
      </w:r>
      <w:r w:rsidRPr="00985825">
        <w:rPr>
          <w:rFonts w:ascii="Times New Roman" w:hAnsi="Times New Roman" w:cs="Times New Roman"/>
          <w:color w:val="000000" w:themeColor="text1"/>
          <w:sz w:val="24"/>
          <w:szCs w:val="24"/>
        </w:rPr>
        <w:t>: Análise quantitativa de dados secundários (DataSUS, SIOPS, SIH/SUS, CNES, contratos de gestão);</w:t>
      </w:r>
    </w:p>
    <w:p w14:paraId="0535CE70" w14:textId="7A9E2EC7" w:rsidR="00361215" w:rsidRPr="00985825" w:rsidRDefault="00361215" w:rsidP="0098582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85825">
        <w:rPr>
          <w:rStyle w:val="Forte"/>
          <w:rFonts w:ascii="Times New Roman" w:hAnsi="Times New Roman" w:cs="Times New Roman"/>
          <w:color w:val="000000" w:themeColor="text1"/>
          <w:sz w:val="24"/>
          <w:szCs w:val="24"/>
        </w:rPr>
        <w:t>Fase 2</w:t>
      </w:r>
      <w:r w:rsidRPr="00985825">
        <w:rPr>
          <w:rFonts w:ascii="Times New Roman" w:hAnsi="Times New Roman" w:cs="Times New Roman"/>
          <w:color w:val="000000" w:themeColor="text1"/>
          <w:sz w:val="24"/>
          <w:szCs w:val="24"/>
        </w:rPr>
        <w:t>: Estudo de caso qualitativo com hospitais de alto e baixo desempenho dentro de um mesmo modelo organizacional.</w:t>
      </w:r>
    </w:p>
    <w:p w14:paraId="7C3D4A4B" w14:textId="77777777" w:rsidR="00361215" w:rsidRPr="00985825" w:rsidRDefault="00361215" w:rsidP="00361215">
      <w:pPr>
        <w:pStyle w:val="Ttulo3"/>
        <w:rPr>
          <w:color w:val="000000" w:themeColor="text1"/>
          <w:sz w:val="24"/>
          <w:szCs w:val="24"/>
        </w:rPr>
      </w:pPr>
      <w:r w:rsidRPr="00985825">
        <w:rPr>
          <w:color w:val="000000" w:themeColor="text1"/>
          <w:sz w:val="24"/>
          <w:szCs w:val="24"/>
        </w:rPr>
        <w:t xml:space="preserve">2. </w:t>
      </w:r>
      <w:r w:rsidRPr="00985825">
        <w:rPr>
          <w:rStyle w:val="Forte"/>
          <w:b/>
          <w:bCs/>
          <w:color w:val="000000" w:themeColor="text1"/>
          <w:sz w:val="24"/>
          <w:szCs w:val="24"/>
        </w:rPr>
        <w:t>Fase Quantitativa: Análise Estatística de Desempenho</w:t>
      </w:r>
    </w:p>
    <w:p w14:paraId="56581482" w14:textId="77777777" w:rsidR="00361215" w:rsidRPr="00985825" w:rsidRDefault="00361215" w:rsidP="00361215">
      <w:pPr>
        <w:pStyle w:val="Ttulo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858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a. </w:t>
      </w:r>
      <w:r w:rsidRPr="00985825">
        <w:rPr>
          <w:rStyle w:val="Forte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Amostra</w:t>
      </w:r>
    </w:p>
    <w:p w14:paraId="0C17A369" w14:textId="77777777" w:rsidR="00361215" w:rsidRPr="00985825" w:rsidRDefault="00361215" w:rsidP="0036121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85825">
        <w:rPr>
          <w:rFonts w:ascii="Times New Roman" w:hAnsi="Times New Roman" w:cs="Times New Roman"/>
          <w:color w:val="000000" w:themeColor="text1"/>
          <w:sz w:val="24"/>
          <w:szCs w:val="24"/>
        </w:rPr>
        <w:t>Hospitais gerais de grande porte, públicos e filantrópicos, na Região Metropolitana de São Paulo, com financiamento majoritário do SUS.</w:t>
      </w:r>
    </w:p>
    <w:p w14:paraId="01E4A101" w14:textId="77777777" w:rsidR="00361215" w:rsidRPr="00985825" w:rsidRDefault="00361215" w:rsidP="0036121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85825">
        <w:rPr>
          <w:rFonts w:ascii="Times New Roman" w:hAnsi="Times New Roman" w:cs="Times New Roman"/>
          <w:color w:val="000000" w:themeColor="text1"/>
          <w:sz w:val="24"/>
          <w:szCs w:val="24"/>
        </w:rPr>
        <w:t>Tipos de gestão: Administração Direta, Autarquias, OSS, PPP, fundações.</w:t>
      </w:r>
    </w:p>
    <w:p w14:paraId="3B015D22" w14:textId="77777777" w:rsidR="00361215" w:rsidRPr="00985825" w:rsidRDefault="00361215" w:rsidP="00361215">
      <w:pPr>
        <w:pStyle w:val="Ttulo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858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b. </w:t>
      </w:r>
      <w:r w:rsidRPr="00985825">
        <w:rPr>
          <w:rStyle w:val="Forte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Indicadores (dependentes)</w:t>
      </w:r>
    </w:p>
    <w:p w14:paraId="3E5EBCEB" w14:textId="77777777" w:rsidR="00361215" w:rsidRPr="00985825" w:rsidRDefault="00361215" w:rsidP="0036121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85825">
        <w:rPr>
          <w:rFonts w:ascii="Times New Roman" w:hAnsi="Times New Roman" w:cs="Times New Roman"/>
          <w:color w:val="000000" w:themeColor="text1"/>
          <w:sz w:val="24"/>
          <w:szCs w:val="24"/>
        </w:rPr>
        <w:t>Taxa de mortalidade hospitalar</w:t>
      </w:r>
    </w:p>
    <w:p w14:paraId="53824C80" w14:textId="77777777" w:rsidR="00361215" w:rsidRPr="00985825" w:rsidRDefault="00361215" w:rsidP="0036121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85825">
        <w:rPr>
          <w:rFonts w:ascii="Times New Roman" w:hAnsi="Times New Roman" w:cs="Times New Roman"/>
          <w:color w:val="000000" w:themeColor="text1"/>
          <w:sz w:val="24"/>
          <w:szCs w:val="24"/>
        </w:rPr>
        <w:t>Tempo médio de permanência</w:t>
      </w:r>
    </w:p>
    <w:p w14:paraId="48BDAF21" w14:textId="77777777" w:rsidR="00361215" w:rsidRPr="00985825" w:rsidRDefault="00361215" w:rsidP="0036121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85825">
        <w:rPr>
          <w:rFonts w:ascii="Times New Roman" w:hAnsi="Times New Roman" w:cs="Times New Roman"/>
          <w:color w:val="000000" w:themeColor="text1"/>
          <w:sz w:val="24"/>
          <w:szCs w:val="24"/>
        </w:rPr>
        <w:t>Custo por saída</w:t>
      </w:r>
    </w:p>
    <w:p w14:paraId="2FF45CA8" w14:textId="77777777" w:rsidR="00361215" w:rsidRPr="00985825" w:rsidRDefault="00361215" w:rsidP="0036121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85825">
        <w:rPr>
          <w:rFonts w:ascii="Times New Roman" w:hAnsi="Times New Roman" w:cs="Times New Roman"/>
          <w:color w:val="000000" w:themeColor="text1"/>
          <w:sz w:val="24"/>
          <w:szCs w:val="24"/>
        </w:rPr>
        <w:t>Taxa de ocupação</w:t>
      </w:r>
    </w:p>
    <w:p w14:paraId="4C936070" w14:textId="77777777" w:rsidR="00361215" w:rsidRPr="00985825" w:rsidRDefault="00361215" w:rsidP="0036121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85825">
        <w:rPr>
          <w:rFonts w:ascii="Times New Roman" w:hAnsi="Times New Roman" w:cs="Times New Roman"/>
          <w:color w:val="000000" w:themeColor="text1"/>
          <w:sz w:val="24"/>
          <w:szCs w:val="24"/>
        </w:rPr>
        <w:t>Produção hospitalar ajustada por DRG (complexidade)</w:t>
      </w:r>
    </w:p>
    <w:p w14:paraId="4CE7867F" w14:textId="77777777" w:rsidR="00361215" w:rsidRPr="00985825" w:rsidRDefault="00361215" w:rsidP="00361215">
      <w:pPr>
        <w:pStyle w:val="Ttulo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858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c. </w:t>
      </w:r>
      <w:r w:rsidRPr="00985825">
        <w:rPr>
          <w:rStyle w:val="Forte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Variáveis independentes</w:t>
      </w:r>
    </w:p>
    <w:p w14:paraId="691F9FDC" w14:textId="77777777" w:rsidR="00361215" w:rsidRPr="00985825" w:rsidRDefault="00361215" w:rsidP="0036121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85825">
        <w:rPr>
          <w:rFonts w:ascii="Times New Roman" w:hAnsi="Times New Roman" w:cs="Times New Roman"/>
          <w:color w:val="000000" w:themeColor="text1"/>
          <w:sz w:val="24"/>
          <w:szCs w:val="24"/>
        </w:rPr>
        <w:t>Tipo de arranjo institucional (</w:t>
      </w:r>
      <w:proofErr w:type="spellStart"/>
      <w:r w:rsidRPr="00985825">
        <w:rPr>
          <w:rFonts w:ascii="Times New Roman" w:hAnsi="Times New Roman" w:cs="Times New Roman"/>
          <w:color w:val="000000" w:themeColor="text1"/>
          <w:sz w:val="24"/>
          <w:szCs w:val="24"/>
        </w:rPr>
        <w:t>dummy</w:t>
      </w:r>
      <w:proofErr w:type="spellEnd"/>
      <w:r w:rsidRPr="009858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ou variável categórica)</w:t>
      </w:r>
    </w:p>
    <w:p w14:paraId="7D44A012" w14:textId="77777777" w:rsidR="00361215" w:rsidRPr="00985825" w:rsidRDefault="00361215" w:rsidP="0036121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85825">
        <w:rPr>
          <w:rFonts w:ascii="Times New Roman" w:hAnsi="Times New Roman" w:cs="Times New Roman"/>
          <w:color w:val="000000" w:themeColor="text1"/>
          <w:sz w:val="24"/>
          <w:szCs w:val="24"/>
        </w:rPr>
        <w:t>Modelo de financiamento (</w:t>
      </w:r>
      <w:proofErr w:type="spellStart"/>
      <w:r w:rsidRPr="00985825">
        <w:rPr>
          <w:rFonts w:ascii="Times New Roman" w:hAnsi="Times New Roman" w:cs="Times New Roman"/>
          <w:color w:val="000000" w:themeColor="text1"/>
          <w:sz w:val="24"/>
          <w:szCs w:val="24"/>
        </w:rPr>
        <w:t>fee</w:t>
      </w:r>
      <w:proofErr w:type="spellEnd"/>
      <w:r w:rsidRPr="00985825">
        <w:rPr>
          <w:rFonts w:ascii="Times New Roman" w:hAnsi="Times New Roman" w:cs="Times New Roman"/>
          <w:color w:val="000000" w:themeColor="text1"/>
          <w:sz w:val="24"/>
          <w:szCs w:val="24"/>
        </w:rPr>
        <w:t>-for-</w:t>
      </w:r>
      <w:proofErr w:type="spellStart"/>
      <w:r w:rsidRPr="00985825">
        <w:rPr>
          <w:rFonts w:ascii="Times New Roman" w:hAnsi="Times New Roman" w:cs="Times New Roman"/>
          <w:color w:val="000000" w:themeColor="text1"/>
          <w:sz w:val="24"/>
          <w:szCs w:val="24"/>
        </w:rPr>
        <w:t>service</w:t>
      </w:r>
      <w:proofErr w:type="spellEnd"/>
      <w:r w:rsidRPr="00985825">
        <w:rPr>
          <w:rFonts w:ascii="Times New Roman" w:hAnsi="Times New Roman" w:cs="Times New Roman"/>
          <w:color w:val="000000" w:themeColor="text1"/>
          <w:sz w:val="24"/>
          <w:szCs w:val="24"/>
        </w:rPr>
        <w:t>, orçamento fixo etc.)</w:t>
      </w:r>
    </w:p>
    <w:p w14:paraId="4CBDDAFC" w14:textId="77777777" w:rsidR="00361215" w:rsidRPr="00985825" w:rsidRDefault="00361215" w:rsidP="0036121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85825">
        <w:rPr>
          <w:rFonts w:ascii="Times New Roman" w:hAnsi="Times New Roman" w:cs="Times New Roman"/>
          <w:color w:val="000000" w:themeColor="text1"/>
          <w:sz w:val="24"/>
          <w:szCs w:val="24"/>
        </w:rPr>
        <w:t>Variáveis de controle: localização, tipo de entrada, porte, perfil da população atendida</w:t>
      </w:r>
    </w:p>
    <w:p w14:paraId="2A86C68C" w14:textId="77777777" w:rsidR="00361215" w:rsidRPr="00985825" w:rsidRDefault="00361215" w:rsidP="00361215">
      <w:pPr>
        <w:pStyle w:val="Ttulo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858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d. </w:t>
      </w:r>
      <w:r w:rsidRPr="00985825">
        <w:rPr>
          <w:rStyle w:val="Forte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Técnicas</w:t>
      </w:r>
    </w:p>
    <w:p w14:paraId="0F7BA9E7" w14:textId="77777777" w:rsidR="00361215" w:rsidRPr="00985825" w:rsidRDefault="00361215" w:rsidP="0036121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85825">
        <w:rPr>
          <w:rStyle w:val="Forte"/>
          <w:rFonts w:ascii="Times New Roman" w:hAnsi="Times New Roman" w:cs="Times New Roman"/>
          <w:color w:val="000000" w:themeColor="text1"/>
          <w:sz w:val="24"/>
          <w:szCs w:val="24"/>
        </w:rPr>
        <w:t>Análise de variância (ANOVA) ou regressão múltipla</w:t>
      </w:r>
      <w:r w:rsidRPr="009858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para identificar diferenças entre grupos</w:t>
      </w:r>
    </w:p>
    <w:p w14:paraId="1631A982" w14:textId="77777777" w:rsidR="00361215" w:rsidRPr="00985825" w:rsidRDefault="00361215" w:rsidP="0036121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85825">
        <w:rPr>
          <w:rStyle w:val="Forte"/>
          <w:rFonts w:ascii="Times New Roman" w:hAnsi="Times New Roman" w:cs="Times New Roman"/>
          <w:color w:val="000000" w:themeColor="text1"/>
          <w:sz w:val="24"/>
          <w:szCs w:val="24"/>
        </w:rPr>
        <w:t>Modelos hierárquicos multinível (HLM)</w:t>
      </w:r>
      <w:r w:rsidRPr="009858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ou </w:t>
      </w:r>
      <w:r w:rsidRPr="00985825">
        <w:rPr>
          <w:rStyle w:val="Forte"/>
          <w:rFonts w:ascii="Times New Roman" w:hAnsi="Times New Roman" w:cs="Times New Roman"/>
          <w:color w:val="000000" w:themeColor="text1"/>
          <w:sz w:val="24"/>
          <w:szCs w:val="24"/>
        </w:rPr>
        <w:t>regressão com efeitos fixos/mistos</w:t>
      </w:r>
      <w:r w:rsidRPr="009858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 houver dados em painel</w:t>
      </w:r>
    </w:p>
    <w:p w14:paraId="6D912DFA" w14:textId="43035552" w:rsidR="00361215" w:rsidRPr="00985825" w:rsidRDefault="00361215" w:rsidP="0098582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85825">
        <w:rPr>
          <w:rStyle w:val="Forte"/>
          <w:rFonts w:ascii="Times New Roman" w:hAnsi="Times New Roman" w:cs="Times New Roman"/>
          <w:color w:val="000000" w:themeColor="text1"/>
          <w:sz w:val="24"/>
          <w:szCs w:val="24"/>
        </w:rPr>
        <w:t xml:space="preserve">DEA (Data </w:t>
      </w:r>
      <w:proofErr w:type="spellStart"/>
      <w:r w:rsidRPr="00985825">
        <w:rPr>
          <w:rStyle w:val="Forte"/>
          <w:rFonts w:ascii="Times New Roman" w:hAnsi="Times New Roman" w:cs="Times New Roman"/>
          <w:color w:val="000000" w:themeColor="text1"/>
          <w:sz w:val="24"/>
          <w:szCs w:val="24"/>
        </w:rPr>
        <w:t>Envelopment</w:t>
      </w:r>
      <w:proofErr w:type="spellEnd"/>
      <w:r w:rsidRPr="00985825">
        <w:rPr>
          <w:rStyle w:val="Fort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85825">
        <w:rPr>
          <w:rStyle w:val="Forte"/>
          <w:rFonts w:ascii="Times New Roman" w:hAnsi="Times New Roman" w:cs="Times New Roman"/>
          <w:color w:val="000000" w:themeColor="text1"/>
          <w:sz w:val="24"/>
          <w:szCs w:val="24"/>
        </w:rPr>
        <w:t>Analysis</w:t>
      </w:r>
      <w:proofErr w:type="spellEnd"/>
      <w:r w:rsidRPr="00985825">
        <w:rPr>
          <w:rStyle w:val="Forte"/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9858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ou </w:t>
      </w:r>
      <w:r w:rsidRPr="00985825">
        <w:rPr>
          <w:rStyle w:val="Forte"/>
          <w:rFonts w:ascii="Times New Roman" w:hAnsi="Times New Roman" w:cs="Times New Roman"/>
          <w:color w:val="000000" w:themeColor="text1"/>
          <w:sz w:val="24"/>
          <w:szCs w:val="24"/>
        </w:rPr>
        <w:t>SFA (</w:t>
      </w:r>
      <w:proofErr w:type="spellStart"/>
      <w:r w:rsidRPr="00985825">
        <w:rPr>
          <w:rStyle w:val="Forte"/>
          <w:rFonts w:ascii="Times New Roman" w:hAnsi="Times New Roman" w:cs="Times New Roman"/>
          <w:color w:val="000000" w:themeColor="text1"/>
          <w:sz w:val="24"/>
          <w:szCs w:val="24"/>
        </w:rPr>
        <w:t>Stochastic</w:t>
      </w:r>
      <w:proofErr w:type="spellEnd"/>
      <w:r w:rsidRPr="00985825">
        <w:rPr>
          <w:rStyle w:val="Forte"/>
          <w:rFonts w:ascii="Times New Roman" w:hAnsi="Times New Roman" w:cs="Times New Roman"/>
          <w:color w:val="000000" w:themeColor="text1"/>
          <w:sz w:val="24"/>
          <w:szCs w:val="24"/>
        </w:rPr>
        <w:t xml:space="preserve"> Frontier </w:t>
      </w:r>
      <w:proofErr w:type="spellStart"/>
      <w:r w:rsidRPr="00985825">
        <w:rPr>
          <w:rStyle w:val="Forte"/>
          <w:rFonts w:ascii="Times New Roman" w:hAnsi="Times New Roman" w:cs="Times New Roman"/>
          <w:color w:val="000000" w:themeColor="text1"/>
          <w:sz w:val="24"/>
          <w:szCs w:val="24"/>
        </w:rPr>
        <w:t>Analysis</w:t>
      </w:r>
      <w:proofErr w:type="spellEnd"/>
      <w:r w:rsidRPr="00985825">
        <w:rPr>
          <w:rStyle w:val="Forte"/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9858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para medir eficiência técnica relativa</w:t>
      </w:r>
    </w:p>
    <w:p w14:paraId="759DD0B2" w14:textId="77777777" w:rsidR="00361215" w:rsidRPr="00985825" w:rsidRDefault="00361215" w:rsidP="00361215">
      <w:pPr>
        <w:pStyle w:val="Ttulo3"/>
        <w:rPr>
          <w:color w:val="000000" w:themeColor="text1"/>
          <w:sz w:val="24"/>
          <w:szCs w:val="24"/>
        </w:rPr>
      </w:pPr>
      <w:r w:rsidRPr="00985825">
        <w:rPr>
          <w:color w:val="000000" w:themeColor="text1"/>
          <w:sz w:val="24"/>
          <w:szCs w:val="24"/>
        </w:rPr>
        <w:t xml:space="preserve">3. </w:t>
      </w:r>
      <w:r w:rsidRPr="00985825">
        <w:rPr>
          <w:rStyle w:val="Forte"/>
          <w:b/>
          <w:bCs/>
          <w:color w:val="000000" w:themeColor="text1"/>
          <w:sz w:val="24"/>
          <w:szCs w:val="24"/>
        </w:rPr>
        <w:t>Fase Qualitativa: Estudos de Caso</w:t>
      </w:r>
    </w:p>
    <w:p w14:paraId="425C26B0" w14:textId="77777777" w:rsidR="00361215" w:rsidRPr="00985825" w:rsidRDefault="00361215" w:rsidP="00361215">
      <w:pPr>
        <w:pStyle w:val="Ttulo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858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a. </w:t>
      </w:r>
      <w:r w:rsidRPr="00985825">
        <w:rPr>
          <w:rStyle w:val="Forte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Seleção dos casos</w:t>
      </w:r>
    </w:p>
    <w:p w14:paraId="644508AC" w14:textId="77777777" w:rsidR="00361215" w:rsidRPr="00985825" w:rsidRDefault="00361215" w:rsidP="0036121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85825">
        <w:rPr>
          <w:rFonts w:ascii="Times New Roman" w:hAnsi="Times New Roman" w:cs="Times New Roman"/>
          <w:color w:val="000000" w:themeColor="text1"/>
          <w:sz w:val="24"/>
          <w:szCs w:val="24"/>
        </w:rPr>
        <w:t>Selecionar 4 a 6 hospitais com desempenho contrastante dentro do mesmo modelo (</w:t>
      </w:r>
      <w:proofErr w:type="spellStart"/>
      <w:r w:rsidRPr="00985825">
        <w:rPr>
          <w:rFonts w:ascii="Times New Roman" w:hAnsi="Times New Roman" w:cs="Times New Roman"/>
          <w:color w:val="000000" w:themeColor="text1"/>
          <w:sz w:val="24"/>
          <w:szCs w:val="24"/>
        </w:rPr>
        <w:t>ex</w:t>
      </w:r>
      <w:proofErr w:type="spellEnd"/>
      <w:r w:rsidRPr="00985825">
        <w:rPr>
          <w:rFonts w:ascii="Times New Roman" w:hAnsi="Times New Roman" w:cs="Times New Roman"/>
          <w:color w:val="000000" w:themeColor="text1"/>
          <w:sz w:val="24"/>
          <w:szCs w:val="24"/>
        </w:rPr>
        <w:t>: duas OSS com alto e baixo desempenho).</w:t>
      </w:r>
    </w:p>
    <w:p w14:paraId="476AAD6A" w14:textId="77777777" w:rsidR="00361215" w:rsidRPr="00985825" w:rsidRDefault="00361215" w:rsidP="0036121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85825">
        <w:rPr>
          <w:rFonts w:ascii="Times New Roman" w:hAnsi="Times New Roman" w:cs="Times New Roman"/>
          <w:color w:val="000000" w:themeColor="text1"/>
          <w:sz w:val="24"/>
          <w:szCs w:val="24"/>
        </w:rPr>
        <w:t>Critério: desempenho nos indicadores ajustado por complexidade.</w:t>
      </w:r>
    </w:p>
    <w:p w14:paraId="628B89CE" w14:textId="77777777" w:rsidR="00361215" w:rsidRPr="00985825" w:rsidRDefault="00361215" w:rsidP="00361215">
      <w:pPr>
        <w:pStyle w:val="Ttulo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8582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b. </w:t>
      </w:r>
      <w:r w:rsidRPr="00985825">
        <w:rPr>
          <w:rStyle w:val="Forte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Fontes de dados</w:t>
      </w:r>
    </w:p>
    <w:p w14:paraId="1E329CEC" w14:textId="77777777" w:rsidR="00361215" w:rsidRPr="00985825" w:rsidRDefault="00361215" w:rsidP="0036121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85825">
        <w:rPr>
          <w:rFonts w:ascii="Times New Roman" w:hAnsi="Times New Roman" w:cs="Times New Roman"/>
          <w:color w:val="000000" w:themeColor="text1"/>
          <w:sz w:val="24"/>
          <w:szCs w:val="24"/>
        </w:rPr>
        <w:t>Entrevistas semiestruturadas com diretores, gestores, responsáveis técnicos e coordenadores administrativos</w:t>
      </w:r>
    </w:p>
    <w:p w14:paraId="16BAD198" w14:textId="77777777" w:rsidR="00361215" w:rsidRPr="00985825" w:rsidRDefault="00361215" w:rsidP="0036121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85825">
        <w:rPr>
          <w:rFonts w:ascii="Times New Roman" w:hAnsi="Times New Roman" w:cs="Times New Roman"/>
          <w:color w:val="000000" w:themeColor="text1"/>
          <w:sz w:val="24"/>
          <w:szCs w:val="24"/>
        </w:rPr>
        <w:t>Documentos institucionais (planos operativos, contratos de gestão, relatórios de auditoria)</w:t>
      </w:r>
    </w:p>
    <w:p w14:paraId="18076F1D" w14:textId="77777777" w:rsidR="00361215" w:rsidRPr="00985825" w:rsidRDefault="00361215" w:rsidP="0036121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85825">
        <w:rPr>
          <w:rFonts w:ascii="Times New Roman" w:hAnsi="Times New Roman" w:cs="Times New Roman"/>
          <w:color w:val="000000" w:themeColor="text1"/>
          <w:sz w:val="24"/>
          <w:szCs w:val="24"/>
        </w:rPr>
        <w:t>Observação direta, se viável</w:t>
      </w:r>
    </w:p>
    <w:p w14:paraId="703E7C88" w14:textId="77777777" w:rsidR="00361215" w:rsidRPr="00985825" w:rsidRDefault="00361215" w:rsidP="00361215">
      <w:pPr>
        <w:pStyle w:val="Ttulo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858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c. </w:t>
      </w:r>
      <w:r w:rsidRPr="00985825">
        <w:rPr>
          <w:rStyle w:val="Forte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Eixos de análise qualitativa</w:t>
      </w:r>
    </w:p>
    <w:p w14:paraId="283C54CF" w14:textId="77777777" w:rsidR="00361215" w:rsidRPr="00985825" w:rsidRDefault="00361215" w:rsidP="0036121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85825">
        <w:rPr>
          <w:rFonts w:ascii="Times New Roman" w:hAnsi="Times New Roman" w:cs="Times New Roman"/>
          <w:color w:val="000000" w:themeColor="text1"/>
          <w:sz w:val="24"/>
          <w:szCs w:val="24"/>
        </w:rPr>
        <w:t>Cultura organizacional e valores</w:t>
      </w:r>
    </w:p>
    <w:p w14:paraId="2D8E5627" w14:textId="77777777" w:rsidR="00361215" w:rsidRPr="00985825" w:rsidRDefault="00361215" w:rsidP="0036121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85825">
        <w:rPr>
          <w:rFonts w:ascii="Times New Roman" w:hAnsi="Times New Roman" w:cs="Times New Roman"/>
          <w:color w:val="000000" w:themeColor="text1"/>
          <w:sz w:val="24"/>
          <w:szCs w:val="24"/>
        </w:rPr>
        <w:t>Liderança e estilo de gestão</w:t>
      </w:r>
    </w:p>
    <w:p w14:paraId="488BDE8C" w14:textId="77777777" w:rsidR="00361215" w:rsidRPr="00985825" w:rsidRDefault="00361215" w:rsidP="0036121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85825">
        <w:rPr>
          <w:rFonts w:ascii="Times New Roman" w:hAnsi="Times New Roman" w:cs="Times New Roman"/>
          <w:color w:val="000000" w:themeColor="text1"/>
          <w:sz w:val="24"/>
          <w:szCs w:val="24"/>
        </w:rPr>
        <w:t>Autonomia decisória e uso de incentivos</w:t>
      </w:r>
    </w:p>
    <w:p w14:paraId="38E58C88" w14:textId="77777777" w:rsidR="00361215" w:rsidRPr="00985825" w:rsidRDefault="00361215" w:rsidP="0036121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85825">
        <w:rPr>
          <w:rFonts w:ascii="Times New Roman" w:hAnsi="Times New Roman" w:cs="Times New Roman"/>
          <w:color w:val="000000" w:themeColor="text1"/>
          <w:sz w:val="24"/>
          <w:szCs w:val="24"/>
        </w:rPr>
        <w:t>Governança interna e accountability</w:t>
      </w:r>
    </w:p>
    <w:p w14:paraId="594D17EB" w14:textId="77777777" w:rsidR="00361215" w:rsidRPr="00985825" w:rsidRDefault="00361215" w:rsidP="0036121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85825">
        <w:rPr>
          <w:rFonts w:ascii="Times New Roman" w:hAnsi="Times New Roman" w:cs="Times New Roman"/>
          <w:color w:val="000000" w:themeColor="text1"/>
          <w:sz w:val="24"/>
          <w:szCs w:val="24"/>
        </w:rPr>
        <w:t>Capacidade institucional para planejamento e execução</w:t>
      </w:r>
    </w:p>
    <w:p w14:paraId="7D9B7C64" w14:textId="77777777" w:rsidR="00361215" w:rsidRPr="00985825" w:rsidRDefault="00361215" w:rsidP="00361215">
      <w:pPr>
        <w:pStyle w:val="Ttulo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858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d. </w:t>
      </w:r>
      <w:r w:rsidRPr="00985825">
        <w:rPr>
          <w:rStyle w:val="Forte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Técnica analítica</w:t>
      </w:r>
    </w:p>
    <w:p w14:paraId="5100095B" w14:textId="77777777" w:rsidR="00361215" w:rsidRPr="00985825" w:rsidRDefault="00361215" w:rsidP="0036121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85825">
        <w:rPr>
          <w:rStyle w:val="Forte"/>
          <w:rFonts w:ascii="Times New Roman" w:hAnsi="Times New Roman" w:cs="Times New Roman"/>
          <w:color w:val="000000" w:themeColor="text1"/>
          <w:sz w:val="24"/>
          <w:szCs w:val="24"/>
        </w:rPr>
        <w:t>Análise de conteúdo temática (Bardin, 2011)</w:t>
      </w:r>
    </w:p>
    <w:p w14:paraId="37A63474" w14:textId="41432B17" w:rsidR="00361215" w:rsidRPr="00985825" w:rsidRDefault="00361215" w:rsidP="0098582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85825">
        <w:rPr>
          <w:rFonts w:ascii="Times New Roman" w:hAnsi="Times New Roman" w:cs="Times New Roman"/>
          <w:color w:val="000000" w:themeColor="text1"/>
          <w:sz w:val="24"/>
          <w:szCs w:val="24"/>
        </w:rPr>
        <w:t>Comparação sistemática entre casos (</w:t>
      </w:r>
      <w:proofErr w:type="spellStart"/>
      <w:r w:rsidRPr="00985825">
        <w:rPr>
          <w:rFonts w:ascii="Times New Roman" w:hAnsi="Times New Roman" w:cs="Times New Roman"/>
          <w:color w:val="000000" w:themeColor="text1"/>
          <w:sz w:val="24"/>
          <w:szCs w:val="24"/>
        </w:rPr>
        <w:t>comparative</w:t>
      </w:r>
      <w:proofErr w:type="spellEnd"/>
      <w:r w:rsidRPr="009858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case </w:t>
      </w:r>
      <w:proofErr w:type="spellStart"/>
      <w:r w:rsidRPr="00985825">
        <w:rPr>
          <w:rFonts w:ascii="Times New Roman" w:hAnsi="Times New Roman" w:cs="Times New Roman"/>
          <w:color w:val="000000" w:themeColor="text1"/>
          <w:sz w:val="24"/>
          <w:szCs w:val="24"/>
        </w:rPr>
        <w:t>study</w:t>
      </w:r>
      <w:proofErr w:type="spellEnd"/>
      <w:r w:rsidRPr="00985825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7E37187C" w14:textId="77777777" w:rsidR="00361215" w:rsidRPr="00985825" w:rsidRDefault="00361215" w:rsidP="00361215">
      <w:pPr>
        <w:pStyle w:val="Ttulo3"/>
        <w:rPr>
          <w:color w:val="000000" w:themeColor="text1"/>
          <w:sz w:val="24"/>
          <w:szCs w:val="24"/>
        </w:rPr>
      </w:pPr>
      <w:r w:rsidRPr="00985825">
        <w:rPr>
          <w:color w:val="000000" w:themeColor="text1"/>
          <w:sz w:val="24"/>
          <w:szCs w:val="24"/>
        </w:rPr>
        <w:t xml:space="preserve">4. </w:t>
      </w:r>
      <w:r w:rsidRPr="00985825">
        <w:rPr>
          <w:rStyle w:val="Forte"/>
          <w:b/>
          <w:bCs/>
          <w:color w:val="000000" w:themeColor="text1"/>
          <w:sz w:val="24"/>
          <w:szCs w:val="24"/>
        </w:rPr>
        <w:t>Integração dos Resultados</w:t>
      </w:r>
    </w:p>
    <w:p w14:paraId="22B33ECA" w14:textId="77777777" w:rsidR="00361215" w:rsidRPr="00985825" w:rsidRDefault="00361215" w:rsidP="0036121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85825">
        <w:rPr>
          <w:rStyle w:val="Forte"/>
          <w:rFonts w:ascii="Times New Roman" w:hAnsi="Times New Roman" w:cs="Times New Roman"/>
          <w:color w:val="000000" w:themeColor="text1"/>
          <w:sz w:val="24"/>
          <w:szCs w:val="24"/>
        </w:rPr>
        <w:t>Triangulação metodológica</w:t>
      </w:r>
      <w:r w:rsidRPr="009858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para verificar convergência ou divergência entre dados quantitativos e qualitativos.</w:t>
      </w:r>
    </w:p>
    <w:p w14:paraId="517C9AE2" w14:textId="77777777" w:rsidR="00361215" w:rsidRPr="00985825" w:rsidRDefault="00361215" w:rsidP="0036121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858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Construção de um </w:t>
      </w:r>
      <w:r w:rsidRPr="00985825">
        <w:rPr>
          <w:rStyle w:val="Forte"/>
          <w:rFonts w:ascii="Times New Roman" w:hAnsi="Times New Roman" w:cs="Times New Roman"/>
          <w:color w:val="000000" w:themeColor="text1"/>
          <w:sz w:val="24"/>
          <w:szCs w:val="24"/>
        </w:rPr>
        <w:t>modelo analítico (framework)</w:t>
      </w:r>
      <w:r w:rsidRPr="009858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que relacione estrutura institucional, incentivos, capacidade gerencial e desempenho hospitalar.</w:t>
      </w:r>
    </w:p>
    <w:p w14:paraId="70783AA9" w14:textId="1893FD20" w:rsidR="00361215" w:rsidRDefault="00361215" w:rsidP="00361215">
      <w:pPr>
        <w:pStyle w:val="Ttulo2"/>
        <w:ind w:left="720"/>
      </w:pPr>
    </w:p>
    <w:p w14:paraId="7E62FE4B" w14:textId="77777777" w:rsidR="00361215" w:rsidRPr="000E558C" w:rsidRDefault="00361215" w:rsidP="00C54625">
      <w:pPr>
        <w:pStyle w:val="Ttulo2"/>
      </w:pPr>
    </w:p>
    <w:p w14:paraId="27AE1712" w14:textId="77777777" w:rsidR="000E558C" w:rsidRPr="000E558C" w:rsidRDefault="000E558C" w:rsidP="00C54625">
      <w:pPr>
        <w:pStyle w:val="Ttulo3"/>
      </w:pPr>
      <w:r w:rsidRPr="000E558C">
        <w:t>2.1 Abordagem da Pesquisa</w:t>
      </w:r>
    </w:p>
    <w:p w14:paraId="5CB7CDAD" w14:textId="77777777" w:rsidR="000E558C" w:rsidRPr="000E558C" w:rsidRDefault="000E558C" w:rsidP="0053018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E558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 presente pesquisa adotará uma abordagem quantitativa e qualitativa. A estratégia metodológica combinará análise estatística de indicadores hospitalares e estudo de caso em unidades selecionadas, permitindo compreender tanto os padrões gerais de desempenho quanto os fatores contextuais específicos que influenciam os resultados hospitalares.</w:t>
      </w:r>
    </w:p>
    <w:p w14:paraId="125A5246" w14:textId="77777777" w:rsidR="000E558C" w:rsidRPr="000E558C" w:rsidRDefault="000E558C" w:rsidP="00C54625">
      <w:pPr>
        <w:pStyle w:val="Ttulo3"/>
      </w:pPr>
      <w:r w:rsidRPr="000E558C">
        <w:t>2.2 Coleta de Dados</w:t>
      </w:r>
    </w:p>
    <w:p w14:paraId="2E12F48A" w14:textId="77777777" w:rsidR="000E558C" w:rsidRPr="000E558C" w:rsidRDefault="000E558C" w:rsidP="0053018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E558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 coleta de dados será realizada a partir de duas fontes principais:</w:t>
      </w:r>
    </w:p>
    <w:p w14:paraId="283C12F3" w14:textId="0E0D7E4A" w:rsidR="000E558C" w:rsidRPr="000E558C" w:rsidRDefault="000E558C" w:rsidP="00530188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E55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lastRenderedPageBreak/>
        <w:t>Base de dados secundários:</w:t>
      </w:r>
      <w:r w:rsidRPr="000E558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Indicadores hospitalares extraídos de fontes públicas, como o DataSUS e </w:t>
      </w:r>
      <w:r w:rsidR="00530188" w:rsidRPr="0071782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os</w:t>
      </w:r>
      <w:r w:rsidRPr="000E558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da Secretaria Estadual de Saúde, abrangendo taxas de mortalidade, média de permanência e taxa de ocupação.</w:t>
      </w:r>
    </w:p>
    <w:p w14:paraId="23AFAC53" w14:textId="77777777" w:rsidR="000E558C" w:rsidRPr="000E558C" w:rsidRDefault="000E558C" w:rsidP="00530188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E55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Pesquisa primária:</w:t>
      </w:r>
      <w:r w:rsidRPr="000E558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Entrevistas semiestruturadas com gestores hospitalares, profissionais de saúde e especialistas em políticas públicas de saúde, buscando compreender as percepções sobre o impacto da liderança, governança hospitalar e do modelo organizacional na performance hospitalar.</w:t>
      </w:r>
    </w:p>
    <w:p w14:paraId="2572C0E6" w14:textId="77777777" w:rsidR="000E558C" w:rsidRPr="000E558C" w:rsidRDefault="000E558C" w:rsidP="00C54625">
      <w:pPr>
        <w:pStyle w:val="Ttulo3"/>
      </w:pPr>
      <w:r w:rsidRPr="000E558C">
        <w:t>2.3 Amostra e Critérios de Seleção</w:t>
      </w:r>
    </w:p>
    <w:p w14:paraId="3E5EFBBD" w14:textId="3B0DCAF1" w:rsidR="000E558C" w:rsidRPr="000E558C" w:rsidRDefault="000E558C" w:rsidP="0053018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E558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 pesquisa se concentrará em hospitais públicos</w:t>
      </w:r>
      <w:r w:rsidR="005564E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Pr="000E558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 filantrópicos que recebem financiamento do SUS, incluindo</w:t>
      </w:r>
      <w:r w:rsidR="00530188" w:rsidRPr="0071782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autarquias, </w:t>
      </w:r>
      <w:r w:rsidRPr="000E558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administradas diretamente pelo Estado e aquelas gerenciadas por OSS</w:t>
      </w:r>
      <w:r w:rsidR="005564E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ou PPP</w:t>
      </w:r>
      <w:r w:rsidRPr="000E558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 Os critérios de seleção incluirão:</w:t>
      </w:r>
    </w:p>
    <w:p w14:paraId="2C04F28B" w14:textId="4191E2E4" w:rsidR="00530188" w:rsidRPr="0071782F" w:rsidRDefault="00530188" w:rsidP="00530188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782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Modelo institucional</w:t>
      </w:r>
      <w:r w:rsidR="005174F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(OSS, Direta, Autarquia, Filantrópico)</w:t>
      </w:r>
      <w:r w:rsidRPr="0071782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;</w:t>
      </w:r>
    </w:p>
    <w:p w14:paraId="5CEC66BD" w14:textId="54D97EEF" w:rsidR="000E558C" w:rsidRPr="000E558C" w:rsidRDefault="00530188" w:rsidP="00530188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1782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</w:t>
      </w:r>
      <w:r w:rsidR="000E558C" w:rsidRPr="000E558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orte do hospital (pequeno, médio e grande);</w:t>
      </w:r>
    </w:p>
    <w:p w14:paraId="742E3BC5" w14:textId="77777777" w:rsidR="000E558C" w:rsidRPr="000E558C" w:rsidRDefault="000E558C" w:rsidP="00530188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E558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Localização geográfica (regionalização da assistência);</w:t>
      </w:r>
    </w:p>
    <w:p w14:paraId="2CB7EFFA" w14:textId="77777777" w:rsidR="000E558C" w:rsidRPr="000E558C" w:rsidRDefault="000E558C" w:rsidP="00530188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E558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Modelos distintos de financiamento (orçamento fixo, </w:t>
      </w:r>
      <w:proofErr w:type="spellStart"/>
      <w:r w:rsidRPr="000E558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fee</w:t>
      </w:r>
      <w:proofErr w:type="spellEnd"/>
      <w:r w:rsidRPr="000E558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-for-</w:t>
      </w:r>
      <w:proofErr w:type="spellStart"/>
      <w:r w:rsidRPr="000E558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service</w:t>
      </w:r>
      <w:proofErr w:type="spellEnd"/>
      <w:r w:rsidRPr="000E558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</w:t>
      </w:r>
      <w:proofErr w:type="spellStart"/>
      <w:r w:rsidRPr="000E558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capitation</w:t>
      </w:r>
      <w:proofErr w:type="spellEnd"/>
      <w:r w:rsidRPr="000E558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);</w:t>
      </w:r>
    </w:p>
    <w:p w14:paraId="277E0398" w14:textId="77777777" w:rsidR="000E558C" w:rsidRPr="000E558C" w:rsidRDefault="000E558C" w:rsidP="00530188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E558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Disponibilidade de dados confiáveis para análise estatística.</w:t>
      </w:r>
    </w:p>
    <w:p w14:paraId="285C936B" w14:textId="77777777" w:rsidR="000E558C" w:rsidRPr="000E558C" w:rsidRDefault="000E558C" w:rsidP="00C54625">
      <w:pPr>
        <w:pStyle w:val="Ttulo3"/>
      </w:pPr>
      <w:r w:rsidRPr="000E558C">
        <w:t>2.4 Análise dos Dados</w:t>
      </w:r>
    </w:p>
    <w:p w14:paraId="0290485E" w14:textId="6AD8800C" w:rsidR="000E558C" w:rsidRPr="000E558C" w:rsidRDefault="000E558C" w:rsidP="0053018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E558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 análise quantitativa será conduzida por meio de estatística descritiva e inferencial, avaliando as diferenças nos indicadores de performance entre os diferentes modelos organizacionais e formas de financiamento. Para a análise qualitativa, será utilizada a técnica de</w:t>
      </w:r>
      <w:r w:rsidR="005564E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estudo de caso, além da</w:t>
      </w:r>
      <w:r w:rsidRPr="000E558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análise de conteúdo das entrevistas, buscando identificar padrões e relações entre a governança hospitalar, autonomia gerencial e o desempenho hospitalar. Será dada atenção especial às variações de desempenho dentro do mesmo modelo organizacional, buscando identificar os principais fatores internos que diferenciam os hospitais de alto e baixo desempenho.</w:t>
      </w:r>
    </w:p>
    <w:p w14:paraId="7434DF1D" w14:textId="77777777" w:rsidR="000E558C" w:rsidRDefault="000E558C" w:rsidP="0053018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E558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Com essa abordagem metodológica, espera-se obter um panorama detalhado sobre a relação entre modelos organizacionais, financiamento e desempenho hospitalar, contribuindo para o aprimoramento da gestão pública na saúde.</w:t>
      </w:r>
    </w:p>
    <w:p w14:paraId="5D86DC6E" w14:textId="77777777" w:rsidR="00C54625" w:rsidRDefault="00C54625" w:rsidP="0053018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7494CD7B" w14:textId="2296605A" w:rsidR="005554A9" w:rsidRPr="005554A9" w:rsidRDefault="005554A9" w:rsidP="005554A9">
      <w:pPr>
        <w:pStyle w:val="Ttulo2"/>
      </w:pPr>
      <w:r w:rsidRPr="005554A9">
        <w:lastRenderedPageBreak/>
        <w:t>Referencial Bibliográfico</w:t>
      </w:r>
    </w:p>
    <w:p w14:paraId="0CB61C3F" w14:textId="77777777" w:rsidR="005554A9" w:rsidRDefault="005554A9" w:rsidP="0053018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554A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 fundamentação teórica deste projeto de pesquisa se apoia em três principais eixos: (i) gestão para resultados e contratualização no setor público, (</w:t>
      </w:r>
      <w:proofErr w:type="spellStart"/>
      <w:r w:rsidRPr="005554A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ii</w:t>
      </w:r>
      <w:proofErr w:type="spellEnd"/>
      <w:r w:rsidRPr="005554A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 mensuração de desempenho hospitalar e (</w:t>
      </w:r>
      <w:proofErr w:type="spellStart"/>
      <w:r w:rsidRPr="005554A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iii</w:t>
      </w:r>
      <w:proofErr w:type="spellEnd"/>
      <w:r w:rsidRPr="005554A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 governança e eficiência em sistemas de saúde.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</w:p>
    <w:p w14:paraId="24603162" w14:textId="1DE52F20" w:rsidR="005554A9" w:rsidRDefault="005554A9" w:rsidP="0053018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 seguir </w:t>
      </w:r>
      <w:r w:rsidR="00D315C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o referencial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utilizad</w:t>
      </w:r>
      <w:r w:rsidR="00D315C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para esta proposta de pesquisa.</w:t>
      </w:r>
    </w:p>
    <w:p w14:paraId="22B80CE2" w14:textId="0831816A" w:rsidR="005554A9" w:rsidRPr="005554A9" w:rsidRDefault="005554A9" w:rsidP="00D315C5">
      <w:pPr>
        <w:pStyle w:val="PargrafodaLista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555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Couttolenc</w:t>
      </w:r>
      <w:proofErr w:type="spellEnd"/>
      <w:r w:rsidRPr="00555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, B., </w:t>
      </w:r>
      <w:proofErr w:type="spellStart"/>
      <w:r w:rsidRPr="00555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Nicolelle</w:t>
      </w:r>
      <w:proofErr w:type="spellEnd"/>
      <w:r w:rsidRPr="00555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, A. C., Machado, C. A., </w:t>
      </w:r>
      <w:proofErr w:type="spellStart"/>
      <w:r w:rsidRPr="00555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Zapparoli</w:t>
      </w:r>
      <w:proofErr w:type="spellEnd"/>
      <w:r w:rsidRPr="00555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, P., &amp; Dias, L. H.</w:t>
      </w:r>
      <w:r w:rsidRPr="005554A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(2004). </w:t>
      </w:r>
      <w:r w:rsidRPr="005554A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Estudo sobre gasto hospitalar no Brasil. Em busca da excelência: Fortalecendo o desempenho hospitalar no Brasil.</w:t>
      </w:r>
      <w:r w:rsidRPr="005554A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5554A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Consultant</w:t>
      </w:r>
      <w:proofErr w:type="spellEnd"/>
      <w:r w:rsidRPr="005554A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Report, World Bank, São Paulo.</w:t>
      </w:r>
    </w:p>
    <w:p w14:paraId="09D2F839" w14:textId="106C8372" w:rsidR="005554A9" w:rsidRPr="005554A9" w:rsidRDefault="005554A9" w:rsidP="00D315C5">
      <w:pPr>
        <w:pStyle w:val="PargrafodaLista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31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pt-BR"/>
          <w14:ligatures w14:val="none"/>
        </w:rPr>
        <w:t>Donabedian, A.</w:t>
      </w:r>
      <w:r w:rsidRPr="005931F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t-BR"/>
          <w14:ligatures w14:val="none"/>
        </w:rPr>
        <w:t xml:space="preserve"> (1988). </w:t>
      </w:r>
      <w:r w:rsidRPr="005931F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pt-BR"/>
          <w14:ligatures w14:val="none"/>
        </w:rPr>
        <w:t>The quality of care: How can it be assessed?</w:t>
      </w:r>
      <w:r w:rsidRPr="005931F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t-BR"/>
          <w14:ligatures w14:val="none"/>
        </w:rPr>
        <w:t xml:space="preserve"> </w:t>
      </w:r>
      <w:proofErr w:type="spellStart"/>
      <w:r w:rsidRPr="005554A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Journal</w:t>
      </w:r>
      <w:proofErr w:type="spellEnd"/>
      <w:r w:rsidRPr="005554A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5554A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of</w:t>
      </w:r>
      <w:proofErr w:type="spellEnd"/>
      <w:r w:rsidRPr="005554A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American Medical </w:t>
      </w:r>
      <w:proofErr w:type="spellStart"/>
      <w:r w:rsidRPr="005554A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Association</w:t>
      </w:r>
      <w:proofErr w:type="spellEnd"/>
      <w:r w:rsidRPr="005554A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(JAMA), 260(12), 1743-1748.</w:t>
      </w:r>
    </w:p>
    <w:p w14:paraId="7D894612" w14:textId="233B5F49" w:rsidR="005554A9" w:rsidRPr="005554A9" w:rsidRDefault="005554A9" w:rsidP="00D315C5">
      <w:pPr>
        <w:pStyle w:val="PargrafodaLista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31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pt-BR"/>
          <w14:ligatures w14:val="none"/>
        </w:rPr>
        <w:t xml:space="preserve">La Forgia, G., &amp; </w:t>
      </w:r>
      <w:proofErr w:type="spellStart"/>
      <w:r w:rsidRPr="005931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pt-BR"/>
          <w14:ligatures w14:val="none"/>
        </w:rPr>
        <w:t>Couttolenc</w:t>
      </w:r>
      <w:proofErr w:type="spellEnd"/>
      <w:r w:rsidRPr="005931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pt-BR"/>
          <w14:ligatures w14:val="none"/>
        </w:rPr>
        <w:t>, B.</w:t>
      </w:r>
      <w:r w:rsidRPr="005931F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t-BR"/>
          <w14:ligatures w14:val="none"/>
        </w:rPr>
        <w:t xml:space="preserve"> (2008). </w:t>
      </w:r>
      <w:r w:rsidRPr="005931F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pt-BR"/>
          <w14:ligatures w14:val="none"/>
        </w:rPr>
        <w:t>Hospital Performance in Brazil: The Search for Excellence.</w:t>
      </w:r>
      <w:r w:rsidRPr="005931F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5554A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World Bank.</w:t>
      </w:r>
    </w:p>
    <w:p w14:paraId="1652168E" w14:textId="19208CFA" w:rsidR="005554A9" w:rsidRPr="005554A9" w:rsidRDefault="005554A9" w:rsidP="00D315C5">
      <w:pPr>
        <w:pStyle w:val="PargrafodaLista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55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Mendes, R., &amp; Costa, N. R.</w:t>
      </w:r>
      <w:r w:rsidRPr="005554A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(2005). </w:t>
      </w:r>
      <w:r w:rsidRPr="005554A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Mecanismos de Governança e Modelos Alternativos de Gestão Hospitalar no Brasil.</w:t>
      </w:r>
      <w:r w:rsidRPr="005554A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FIOCRUZ/ENSP, </w:t>
      </w:r>
      <w:proofErr w:type="spellStart"/>
      <w:r w:rsidRPr="005554A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consultant</w:t>
      </w:r>
      <w:proofErr w:type="spellEnd"/>
      <w:r w:rsidRPr="005554A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5554A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report</w:t>
      </w:r>
      <w:proofErr w:type="spellEnd"/>
      <w:r w:rsidRPr="005554A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for World Bank.</w:t>
      </w:r>
    </w:p>
    <w:p w14:paraId="6637FC5B" w14:textId="3CEBC179" w:rsidR="005554A9" w:rsidRPr="005931F8" w:rsidRDefault="005554A9" w:rsidP="00D315C5">
      <w:pPr>
        <w:pStyle w:val="PargrafodaLista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pt-BR"/>
          <w14:ligatures w14:val="none"/>
        </w:rPr>
      </w:pPr>
      <w:r w:rsidRPr="005931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pt-BR"/>
          <w14:ligatures w14:val="none"/>
        </w:rPr>
        <w:t>OECD.</w:t>
      </w:r>
      <w:r w:rsidRPr="005931F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t-BR"/>
          <w14:ligatures w14:val="none"/>
        </w:rPr>
        <w:t xml:space="preserve"> (2004). </w:t>
      </w:r>
      <w:r w:rsidRPr="005931F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pt-BR"/>
          <w14:ligatures w14:val="none"/>
        </w:rPr>
        <w:t xml:space="preserve">Public Sector </w:t>
      </w:r>
      <w:proofErr w:type="spellStart"/>
      <w:r w:rsidRPr="005931F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pt-BR"/>
          <w14:ligatures w14:val="none"/>
        </w:rPr>
        <w:t>Modernisation</w:t>
      </w:r>
      <w:proofErr w:type="spellEnd"/>
      <w:r w:rsidRPr="005931F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pt-BR"/>
          <w14:ligatures w14:val="none"/>
        </w:rPr>
        <w:t>: Governing for Performance.</w:t>
      </w:r>
    </w:p>
    <w:p w14:paraId="0CD926CC" w14:textId="4DD4DE77" w:rsidR="005554A9" w:rsidRPr="005554A9" w:rsidRDefault="005554A9" w:rsidP="00D315C5">
      <w:pPr>
        <w:pStyle w:val="PargrafodaLista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31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pt-BR"/>
          <w14:ligatures w14:val="none"/>
        </w:rPr>
        <w:t>OECD.</w:t>
      </w:r>
      <w:r w:rsidRPr="005931F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t-BR"/>
          <w14:ligatures w14:val="none"/>
        </w:rPr>
        <w:t xml:space="preserve"> (2005). </w:t>
      </w:r>
      <w:proofErr w:type="spellStart"/>
      <w:r w:rsidRPr="005931F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pt-BR"/>
          <w14:ligatures w14:val="none"/>
        </w:rPr>
        <w:t>Modernising</w:t>
      </w:r>
      <w:proofErr w:type="spellEnd"/>
      <w:r w:rsidRPr="005931F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pt-BR"/>
          <w14:ligatures w14:val="none"/>
        </w:rPr>
        <w:t xml:space="preserve"> Government - the way forward.</w:t>
      </w:r>
      <w:r w:rsidRPr="005931F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5554A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OECD </w:t>
      </w:r>
      <w:proofErr w:type="spellStart"/>
      <w:r w:rsidRPr="005554A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Publishing</w:t>
      </w:r>
      <w:proofErr w:type="spellEnd"/>
      <w:r w:rsidRPr="005554A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01B21DA1" w14:textId="56C8E546" w:rsidR="005554A9" w:rsidRPr="005554A9" w:rsidRDefault="005554A9" w:rsidP="00D315C5">
      <w:pPr>
        <w:pStyle w:val="PargrafodaLista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55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Perdicaris, P. R.</w:t>
      </w:r>
      <w:r w:rsidRPr="005554A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(2012). </w:t>
      </w:r>
      <w:r w:rsidRPr="005554A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Contratualização de resultados e desempenho no setor público: A experiência do Contrato Programa nos hospitais da Administração Direta no Estado de São Paulo.</w:t>
      </w:r>
      <w:r w:rsidRPr="005554A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Tese de Doutorado, Fundação </w:t>
      </w:r>
      <w:proofErr w:type="spellStart"/>
      <w:r w:rsidRPr="005554A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Getulio</w:t>
      </w:r>
      <w:proofErr w:type="spellEnd"/>
      <w:r w:rsidRPr="005554A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Vargas, São Paulo.</w:t>
      </w:r>
    </w:p>
    <w:p w14:paraId="292761D6" w14:textId="69FDA7E8" w:rsidR="005554A9" w:rsidRPr="005554A9" w:rsidRDefault="005554A9" w:rsidP="00D315C5">
      <w:pPr>
        <w:pStyle w:val="PargrafodaLista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31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pt-BR"/>
          <w14:ligatures w14:val="none"/>
        </w:rPr>
        <w:t>Pollitt, C., &amp; Bouckaert, G.</w:t>
      </w:r>
      <w:r w:rsidRPr="005931F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t-BR"/>
          <w14:ligatures w14:val="none"/>
        </w:rPr>
        <w:t xml:space="preserve"> (2000). </w:t>
      </w:r>
      <w:r w:rsidRPr="005931F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pt-BR"/>
          <w14:ligatures w14:val="none"/>
        </w:rPr>
        <w:t>Public Management Reform: A Comparative Analysis.</w:t>
      </w:r>
      <w:r w:rsidRPr="005931F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5554A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Oxford </w:t>
      </w:r>
      <w:proofErr w:type="spellStart"/>
      <w:r w:rsidRPr="005554A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University</w:t>
      </w:r>
      <w:proofErr w:type="spellEnd"/>
      <w:r w:rsidRPr="005554A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Press.</w:t>
      </w:r>
    </w:p>
    <w:p w14:paraId="66E118FF" w14:textId="426C867C" w:rsidR="005554A9" w:rsidRPr="005931F8" w:rsidRDefault="005554A9" w:rsidP="00D315C5">
      <w:pPr>
        <w:pStyle w:val="PargrafodaLista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pt-BR"/>
          <w14:ligatures w14:val="none"/>
        </w:rPr>
      </w:pPr>
      <w:r w:rsidRPr="005931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pt-BR"/>
          <w14:ligatures w14:val="none"/>
        </w:rPr>
        <w:t>The World Bank.</w:t>
      </w:r>
      <w:r w:rsidRPr="005931F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t-BR"/>
          <w14:ligatures w14:val="none"/>
        </w:rPr>
        <w:t xml:space="preserve"> (2006). </w:t>
      </w:r>
      <w:r w:rsidRPr="005931F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pt-BR"/>
          <w14:ligatures w14:val="none"/>
        </w:rPr>
        <w:t>Enhancing Performance in Brazil’s Health Sector: Lessons from Innovations in the State of São Paulo and Curitiba.</w:t>
      </w:r>
    </w:p>
    <w:p w14:paraId="6FB9233B" w14:textId="77777777" w:rsidR="005174FD" w:rsidRPr="005174FD" w:rsidRDefault="005554A9" w:rsidP="005174FD">
      <w:pPr>
        <w:pStyle w:val="PargrafodaLista"/>
        <w:numPr>
          <w:ilvl w:val="0"/>
          <w:numId w:val="4"/>
        </w:numPr>
        <w:spacing w:line="240" w:lineRule="auto"/>
        <w:jc w:val="both"/>
      </w:pPr>
      <w:r w:rsidRPr="005931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pt-BR"/>
          <w14:ligatures w14:val="none"/>
        </w:rPr>
        <w:t>Wooldridge, J.</w:t>
      </w:r>
      <w:r w:rsidRPr="005931F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t-BR"/>
          <w14:ligatures w14:val="none"/>
        </w:rPr>
        <w:t xml:space="preserve"> (2009). </w:t>
      </w:r>
      <w:r w:rsidRPr="005931F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pt-BR"/>
          <w14:ligatures w14:val="none"/>
        </w:rPr>
        <w:t>Introductory Econometrics: A Modern Approach.</w:t>
      </w:r>
      <w:r w:rsidRPr="005931F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5554A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South</w:t>
      </w:r>
      <w:r w:rsidR="00D315C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-</w:t>
      </w:r>
      <w:r w:rsidRPr="005554A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Western </w:t>
      </w:r>
      <w:proofErr w:type="spellStart"/>
      <w:r w:rsidRPr="005554A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College</w:t>
      </w:r>
      <w:proofErr w:type="spellEnd"/>
      <w:r w:rsidRPr="005554A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614274E9" w14:textId="4F970574" w:rsidR="005174FD" w:rsidRPr="005931F8" w:rsidRDefault="005174FD" w:rsidP="005174FD">
      <w:pPr>
        <w:pStyle w:val="PargrafodaLista"/>
        <w:numPr>
          <w:ilvl w:val="0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pt-BR"/>
          <w14:ligatures w14:val="none"/>
        </w:rPr>
      </w:pPr>
      <w:r w:rsidRPr="005174F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Ferreira, D. C., Figueira, J. R., Greco, S., &amp; Marques, R. C.</w:t>
      </w:r>
      <w:r w:rsidRPr="005174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(2021). </w:t>
      </w:r>
      <w:r w:rsidRPr="005931F8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val="en-US" w:eastAsia="pt-BR"/>
          <w14:ligatures w14:val="none"/>
        </w:rPr>
        <w:t>Data Envelopment Analysis models with imperfect knowledge of input and output values: An application to Portuguese public hospitals</w:t>
      </w:r>
      <w:r w:rsidRPr="005931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pt-BR"/>
          <w14:ligatures w14:val="none"/>
        </w:rPr>
        <w:t xml:space="preserve">. </w:t>
      </w:r>
    </w:p>
    <w:p w14:paraId="4D8BEF9A" w14:textId="6B47E5C6" w:rsidR="005174FD" w:rsidRPr="005174FD" w:rsidRDefault="005174FD" w:rsidP="005174FD">
      <w:pPr>
        <w:pStyle w:val="PargrafodaLista"/>
        <w:numPr>
          <w:ilvl w:val="0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 w:rsidRPr="005931F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t-BR"/>
          <w14:ligatures w14:val="none"/>
        </w:rPr>
        <w:t>Ozcan, Y. A.</w:t>
      </w:r>
      <w:r w:rsidRPr="005931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pt-BR"/>
          <w14:ligatures w14:val="none"/>
        </w:rPr>
        <w:t xml:space="preserve"> (2009). </w:t>
      </w:r>
      <w:r w:rsidRPr="005931F8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val="en-US" w:eastAsia="pt-BR"/>
          <w14:ligatures w14:val="none"/>
        </w:rPr>
        <w:t>Quantitative methods in health care management: techniques and applications</w:t>
      </w:r>
      <w:r w:rsidRPr="005931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pt-BR"/>
          <w14:ligatures w14:val="none"/>
        </w:rPr>
        <w:t xml:space="preserve"> (2ª ed.). </w:t>
      </w:r>
      <w:r w:rsidRPr="005174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San Francisco, CA: </w:t>
      </w:r>
      <w:proofErr w:type="spellStart"/>
      <w:r w:rsidRPr="005174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Jossey</w:t>
      </w:r>
      <w:proofErr w:type="spellEnd"/>
      <w:r w:rsidRPr="005174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-Bass. </w:t>
      </w:r>
    </w:p>
    <w:p w14:paraId="1E07B0EB" w14:textId="77777777" w:rsidR="005174FD" w:rsidRPr="005554A9" w:rsidRDefault="005174FD" w:rsidP="005174FD">
      <w:pPr>
        <w:pStyle w:val="PargrafodaLista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5174FD" w:rsidRPr="005554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Gustavo Andrey de Almeida Lopes Fernandes" w:date="2025-05-08T09:33:00Z" w:initials="GF">
    <w:p w14:paraId="6CD3650C" w14:textId="77777777" w:rsidR="005931F8" w:rsidRDefault="005931F8" w:rsidP="005931F8">
      <w:r>
        <w:rPr>
          <w:rStyle w:val="Refdecomentrio"/>
        </w:rPr>
        <w:annotationRef/>
      </w:r>
      <w:r>
        <w:rPr>
          <w:color w:val="000000"/>
          <w:sz w:val="20"/>
          <w:szCs w:val="20"/>
        </w:rPr>
        <w:t>Seria importante apresentar números. Tudo é relativo. Apresentaria números de produção e também de valores. Ser laboratório é ser um palco de experiências, de inovação institucional. Isso é um achado? Ou achismo? Se for achado, citar. Senão, é algo para se explorar.</w:t>
      </w:r>
    </w:p>
  </w:comment>
  <w:comment w:id="1" w:author="Gustavo Andrey de Almeida Lopes Fernandes" w:date="2025-05-08T09:33:00Z" w:initials="GF">
    <w:p w14:paraId="480FB66C" w14:textId="77777777" w:rsidR="005931F8" w:rsidRDefault="005931F8" w:rsidP="005931F8">
      <w:r>
        <w:rPr>
          <w:rStyle w:val="Refdecomentrio"/>
        </w:rPr>
        <w:annotationRef/>
      </w:r>
      <w:r>
        <w:rPr>
          <w:color w:val="000000"/>
          <w:sz w:val="20"/>
          <w:szCs w:val="20"/>
        </w:rPr>
        <w:t>Arranjos tais….?</w:t>
      </w:r>
    </w:p>
  </w:comment>
  <w:comment w:id="4" w:author="Gustavo Andrey de Almeida Lopes Fernandes" w:date="2025-05-08T09:36:00Z" w:initials="GF">
    <w:p w14:paraId="325D46E2" w14:textId="77777777" w:rsidR="00302CD2" w:rsidRDefault="00302CD2" w:rsidP="00302CD2">
      <w:r>
        <w:rPr>
          <w:rStyle w:val="Refdecomentrio"/>
        </w:rPr>
        <w:annotationRef/>
      </w:r>
      <w:r>
        <w:rPr>
          <w:color w:val="000000"/>
          <w:sz w:val="20"/>
          <w:szCs w:val="20"/>
        </w:rPr>
        <w:t>Aqui é relevante apresentar referencial de literatura. A questão não é simples. Há nuances, prós e contras.  Minha sugestão é aprofundar a literatura.</w:t>
      </w:r>
    </w:p>
  </w:comment>
  <w:comment w:id="8" w:author="Izadora Rodrigues Normando Simoes" w:date="2025-05-08T10:33:00Z" w:initials="IR">
    <w:p w14:paraId="00FA502A" w14:textId="77777777" w:rsidR="0054109E" w:rsidRDefault="0054109E" w:rsidP="00C50BD9">
      <w:pPr>
        <w:pStyle w:val="Textodecomentrio"/>
      </w:pPr>
      <w:r>
        <w:rPr>
          <w:rStyle w:val="Refdecomentrio"/>
        </w:rPr>
        <w:annotationRef/>
      </w:r>
      <w:r>
        <w:t>Não ficou claro o que vc quis dizer com isso. Aumentar o volume de atendimentos não engloba atender um grupo populacional, também? Ou vc quis dizer que os hospitais orçamentados são os que fazem atendimento especializado?</w:t>
      </w:r>
    </w:p>
  </w:comment>
  <w:comment w:id="9" w:author="Gustavo Andrey de Almeida Lopes Fernandes" w:date="2025-05-08T09:36:00Z" w:initials="GF">
    <w:p w14:paraId="71D653B3" w14:textId="4A090504" w:rsidR="00302CD2" w:rsidRDefault="00302CD2" w:rsidP="00302CD2">
      <w:r>
        <w:rPr>
          <w:rStyle w:val="Refdecomentrio"/>
        </w:rPr>
        <w:annotationRef/>
      </w:r>
      <w:r>
        <w:rPr>
          <w:color w:val="000000"/>
          <w:sz w:val="20"/>
          <w:szCs w:val="20"/>
        </w:rPr>
        <w:t>Citar a publicação, seja em formato de tese ou artigo.</w:t>
      </w:r>
    </w:p>
  </w:comment>
  <w:comment w:id="10" w:author="Gustavo Andrey de Almeida Lopes Fernandes" w:date="2025-05-08T09:36:00Z" w:initials="GF">
    <w:p w14:paraId="385BFD76" w14:textId="77777777" w:rsidR="00302CD2" w:rsidRDefault="00302CD2" w:rsidP="00302CD2">
      <w:r>
        <w:rPr>
          <w:rStyle w:val="Refdecomentrio"/>
        </w:rPr>
        <w:annotationRef/>
      </w:r>
      <w:r>
        <w:rPr>
          <w:color w:val="000000"/>
          <w:sz w:val="20"/>
          <w:szCs w:val="20"/>
        </w:rPr>
        <w:t xml:space="preserve">De novo, referência,. </w:t>
      </w:r>
    </w:p>
  </w:comment>
  <w:comment w:id="11" w:author="Gustavo Andrey de Almeida Lopes Fernandes" w:date="2025-05-08T09:37:00Z" w:initials="GF">
    <w:p w14:paraId="2106F6A5" w14:textId="77777777" w:rsidR="00302CD2" w:rsidRDefault="00302CD2" w:rsidP="00302CD2">
      <w:r>
        <w:rPr>
          <w:rStyle w:val="Refdecomentrio"/>
        </w:rPr>
        <w:annotationRef/>
      </w:r>
      <w:r>
        <w:rPr>
          <w:color w:val="000000"/>
          <w:sz w:val="20"/>
          <w:szCs w:val="20"/>
        </w:rPr>
        <w:t>Este tipo de texto, de motivação pessoal é válido, porém, tem que ser usado na forma correta. Sugiro uma seção apenas de motivação e outra de referência de literatura.</w:t>
      </w:r>
    </w:p>
  </w:comment>
  <w:comment w:id="13" w:author="Gustavo Andrey de Almeida Lopes Fernandes" w:date="2025-05-08T09:39:00Z" w:initials="GF">
    <w:p w14:paraId="37ED8355" w14:textId="77777777" w:rsidR="00302CD2" w:rsidRDefault="00302CD2" w:rsidP="00302CD2">
      <w:r>
        <w:rPr>
          <w:rStyle w:val="Refdecomentrio"/>
        </w:rPr>
        <w:annotationRef/>
      </w:r>
      <w:r>
        <w:rPr>
          <w:color w:val="000000"/>
          <w:sz w:val="20"/>
          <w:szCs w:val="20"/>
        </w:rPr>
        <w:t>FUNDAMENTAL AQUI INDICAR O GAP NA LITERATURA (HOJE MUITO DESENVOLVIDA POR PRACTIONERS ) E IDENTIFICAR A CONTRIBUIÇÃO. SEJA PARA A LITERATURA OU SEJA PARA O SISTEMA.</w:t>
      </w:r>
    </w:p>
  </w:comment>
  <w:comment w:id="14" w:author="Gustavo Andrey de Almeida Lopes Fernandes" w:date="2025-05-08T09:41:00Z" w:initials="GF">
    <w:p w14:paraId="7E6DDC20" w14:textId="77777777" w:rsidR="00302CD2" w:rsidRDefault="00302CD2" w:rsidP="00302CD2">
      <w:r>
        <w:rPr>
          <w:rStyle w:val="Refdecomentrio"/>
        </w:rPr>
        <w:annotationRef/>
      </w:r>
      <w:r>
        <w:rPr>
          <w:color w:val="000000"/>
          <w:sz w:val="20"/>
          <w:szCs w:val="20"/>
        </w:rPr>
        <w:t>Tais como?</w:t>
      </w:r>
    </w:p>
  </w:comment>
  <w:comment w:id="15" w:author="Gustavo Andrey de Almeida Lopes Fernandes" w:date="2025-05-08T09:41:00Z" w:initials="GF">
    <w:p w14:paraId="5547701C" w14:textId="77777777" w:rsidR="00302CD2" w:rsidRDefault="00302CD2" w:rsidP="00302CD2">
      <w:r>
        <w:rPr>
          <w:rStyle w:val="Refdecomentrio"/>
        </w:rPr>
        <w:annotationRef/>
      </w:r>
      <w:r>
        <w:rPr>
          <w:color w:val="000000"/>
          <w:sz w:val="20"/>
          <w:szCs w:val="20"/>
        </w:rPr>
        <w:t>segue o padrão da literatura? qual?</w:t>
      </w:r>
    </w:p>
  </w:comment>
  <w:comment w:id="16" w:author="Gustavo Andrey de Almeida Lopes Fernandes" w:date="2025-05-08T09:42:00Z" w:initials="GF">
    <w:p w14:paraId="7180F87E" w14:textId="77777777" w:rsidR="00302CD2" w:rsidRDefault="00302CD2" w:rsidP="00302CD2">
      <w:r>
        <w:rPr>
          <w:rStyle w:val="Refdecomentrio"/>
        </w:rPr>
        <w:annotationRef/>
      </w:r>
      <w:r>
        <w:rPr>
          <w:color w:val="000000"/>
          <w:sz w:val="20"/>
          <w:szCs w:val="20"/>
        </w:rPr>
        <w:t>Entendi que o primeiro faz uma análise descritiva e busca caracterizar fatos estilizados. A segunda seria uma análise dos fatores de desempenho. É isso? se colocado assim, fica mais claro para o leitor.</w:t>
      </w:r>
    </w:p>
  </w:comment>
  <w:comment w:id="17" w:author="Gustavo Andrey de Almeida Lopes Fernandes" w:date="2025-05-08T09:43:00Z" w:initials="GF">
    <w:p w14:paraId="019A7523" w14:textId="77777777" w:rsidR="00302CD2" w:rsidRDefault="00302CD2" w:rsidP="00302CD2">
      <w:r>
        <w:rPr>
          <w:rStyle w:val="Refdecomentrio"/>
        </w:rPr>
        <w:annotationRef/>
      </w:r>
      <w:r>
        <w:rPr>
          <w:color w:val="000000"/>
          <w:sz w:val="20"/>
          <w:szCs w:val="20"/>
        </w:rPr>
        <w:t>Dado uma amostra tao rica, nao seria interessante ter os bons x os ruims? tentar entender ai o que é diferente entre os dois grupos, tanto no que toca a fatores internos quanto externos?</w:t>
      </w:r>
    </w:p>
  </w:comment>
  <w:comment w:id="19" w:author="Gustavo Andrey de Almeida Lopes Fernandes" w:date="2025-05-08T09:44:00Z" w:initials="GF">
    <w:p w14:paraId="66B923AC" w14:textId="77777777" w:rsidR="00302CD2" w:rsidRDefault="00302CD2" w:rsidP="00302CD2">
      <w:r>
        <w:rPr>
          <w:rStyle w:val="Refdecomentrio"/>
        </w:rPr>
        <w:annotationRef/>
      </w:r>
      <w:r>
        <w:rPr>
          <w:color w:val="000000"/>
          <w:sz w:val="20"/>
          <w:szCs w:val="20"/>
        </w:rPr>
        <w:t>Explorar o bom x ruim pode tb permitir pensar em termos de estratégia de implementação.</w:t>
      </w:r>
    </w:p>
  </w:comment>
  <w:comment w:id="20" w:author="Gustavo Andrey de Almeida Lopes Fernandes" w:date="2025-05-08T09:45:00Z" w:initials="GF">
    <w:p w14:paraId="49934844" w14:textId="77777777" w:rsidR="00361215" w:rsidRDefault="00361215" w:rsidP="00361215">
      <w:r>
        <w:rPr>
          <w:rStyle w:val="Refdecomentrio"/>
        </w:rPr>
        <w:annotationRef/>
      </w:r>
      <w:r>
        <w:rPr>
          <w:sz w:val="20"/>
          <w:szCs w:val="20"/>
        </w:rPr>
        <w:t>Uma sugestão de método seguindo o clássico Creswell -&gt; CRESWELL, John W. Projeto de pesquisa: métodos qualitativo, quantitativo e misto. 3. ed. Porto Alegre: Artmed, 2010.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6CD3650C" w15:done="0"/>
  <w15:commentEx w15:paraId="480FB66C" w15:done="0"/>
  <w15:commentEx w15:paraId="325D46E2" w15:done="0"/>
  <w15:commentEx w15:paraId="00FA502A" w15:done="0"/>
  <w15:commentEx w15:paraId="71D653B3" w15:done="0"/>
  <w15:commentEx w15:paraId="385BFD76" w15:done="0"/>
  <w15:commentEx w15:paraId="2106F6A5" w15:done="0"/>
  <w15:commentEx w15:paraId="37ED8355" w15:done="0"/>
  <w15:commentEx w15:paraId="7E6DDC20" w15:done="0"/>
  <w15:commentEx w15:paraId="5547701C" w15:done="0"/>
  <w15:commentEx w15:paraId="7180F87E" w15:done="0"/>
  <w15:commentEx w15:paraId="019A7523" w15:done="0"/>
  <w15:commentEx w15:paraId="66B923AC" w15:done="0"/>
  <w15:commentEx w15:paraId="4993484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64D57163" w16cex:dateUtc="2025-05-08T12:33:00Z"/>
  <w16cex:commentExtensible w16cex:durableId="576BF01E" w16cex:dateUtc="2025-05-08T12:33:00Z"/>
  <w16cex:commentExtensible w16cex:durableId="5663BF1E" w16cex:dateUtc="2025-05-08T12:36:00Z"/>
  <w16cex:commentExtensible w16cex:durableId="17881A5E" w16cex:dateUtc="2025-05-08T13:33:00Z"/>
  <w16cex:commentExtensible w16cex:durableId="47B51899" w16cex:dateUtc="2025-05-08T12:36:00Z"/>
  <w16cex:commentExtensible w16cex:durableId="74EC0648" w16cex:dateUtc="2025-05-08T12:36:00Z"/>
  <w16cex:commentExtensible w16cex:durableId="0B726B3B" w16cex:dateUtc="2025-05-08T12:37:00Z"/>
  <w16cex:commentExtensible w16cex:durableId="0004CE83" w16cex:dateUtc="2025-05-08T12:39:00Z"/>
  <w16cex:commentExtensible w16cex:durableId="38C824DE" w16cex:dateUtc="2025-05-08T12:41:00Z"/>
  <w16cex:commentExtensible w16cex:durableId="1629A0F8" w16cex:dateUtc="2025-05-08T12:41:00Z"/>
  <w16cex:commentExtensible w16cex:durableId="4FF245CF" w16cex:dateUtc="2025-05-08T12:42:00Z"/>
  <w16cex:commentExtensible w16cex:durableId="605FA2F0" w16cex:dateUtc="2025-05-08T12:43:00Z"/>
  <w16cex:commentExtensible w16cex:durableId="7B3DBB2A" w16cex:dateUtc="2025-05-08T12:44:00Z"/>
  <w16cex:commentExtensible w16cex:durableId="52385882" w16cex:dateUtc="2025-05-08T12:4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6CD3650C" w16cid:durableId="64D57163"/>
  <w16cid:commentId w16cid:paraId="480FB66C" w16cid:durableId="576BF01E"/>
  <w16cid:commentId w16cid:paraId="325D46E2" w16cid:durableId="5663BF1E"/>
  <w16cid:commentId w16cid:paraId="00FA502A" w16cid:durableId="17881A5E"/>
  <w16cid:commentId w16cid:paraId="71D653B3" w16cid:durableId="47B51899"/>
  <w16cid:commentId w16cid:paraId="385BFD76" w16cid:durableId="74EC0648"/>
  <w16cid:commentId w16cid:paraId="2106F6A5" w16cid:durableId="0B726B3B"/>
  <w16cid:commentId w16cid:paraId="37ED8355" w16cid:durableId="0004CE83"/>
  <w16cid:commentId w16cid:paraId="7E6DDC20" w16cid:durableId="38C824DE"/>
  <w16cid:commentId w16cid:paraId="5547701C" w16cid:durableId="1629A0F8"/>
  <w16cid:commentId w16cid:paraId="7180F87E" w16cid:durableId="4FF245CF"/>
  <w16cid:commentId w16cid:paraId="019A7523" w16cid:durableId="605FA2F0"/>
  <w16cid:commentId w16cid:paraId="66B923AC" w16cid:durableId="7B3DBB2A"/>
  <w16cid:commentId w16cid:paraId="49934844" w16cid:durableId="5238588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8B0D1B"/>
    <w:multiLevelType w:val="multilevel"/>
    <w:tmpl w:val="CC02F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11158"/>
    <w:multiLevelType w:val="multilevel"/>
    <w:tmpl w:val="FB5ED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E2561"/>
    <w:multiLevelType w:val="multilevel"/>
    <w:tmpl w:val="54B8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6D27DE"/>
    <w:multiLevelType w:val="multilevel"/>
    <w:tmpl w:val="6662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446785"/>
    <w:multiLevelType w:val="multilevel"/>
    <w:tmpl w:val="716C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99406E"/>
    <w:multiLevelType w:val="multilevel"/>
    <w:tmpl w:val="DE146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0D31FF"/>
    <w:multiLevelType w:val="multilevel"/>
    <w:tmpl w:val="A212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921749"/>
    <w:multiLevelType w:val="multilevel"/>
    <w:tmpl w:val="E3F82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961D7E"/>
    <w:multiLevelType w:val="hybridMultilevel"/>
    <w:tmpl w:val="2C2C23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3E4DED"/>
    <w:multiLevelType w:val="multilevel"/>
    <w:tmpl w:val="7A62A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4C42F4"/>
    <w:multiLevelType w:val="multilevel"/>
    <w:tmpl w:val="87DC6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CA348C"/>
    <w:multiLevelType w:val="multilevel"/>
    <w:tmpl w:val="5FAA8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A637ED"/>
    <w:multiLevelType w:val="multilevel"/>
    <w:tmpl w:val="A1607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960BE8"/>
    <w:multiLevelType w:val="multilevel"/>
    <w:tmpl w:val="CC06B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1F418F"/>
    <w:multiLevelType w:val="hybridMultilevel"/>
    <w:tmpl w:val="B0A05BE6"/>
    <w:lvl w:ilvl="0" w:tplc="C930C686">
      <w:start w:val="2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C55A13"/>
    <w:multiLevelType w:val="multilevel"/>
    <w:tmpl w:val="CD525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BB3EAD"/>
    <w:multiLevelType w:val="multilevel"/>
    <w:tmpl w:val="6F9C1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6E1B79"/>
    <w:multiLevelType w:val="multilevel"/>
    <w:tmpl w:val="29FAA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3F4D77"/>
    <w:multiLevelType w:val="multilevel"/>
    <w:tmpl w:val="322E9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D76037"/>
    <w:multiLevelType w:val="multilevel"/>
    <w:tmpl w:val="C53AC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C34081"/>
    <w:multiLevelType w:val="multilevel"/>
    <w:tmpl w:val="AFE2E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0B07D7"/>
    <w:multiLevelType w:val="multilevel"/>
    <w:tmpl w:val="F58A7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62772B"/>
    <w:multiLevelType w:val="multilevel"/>
    <w:tmpl w:val="21040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522C8F"/>
    <w:multiLevelType w:val="multilevel"/>
    <w:tmpl w:val="27AE9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2F5D1D"/>
    <w:multiLevelType w:val="multilevel"/>
    <w:tmpl w:val="F71A3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7722552">
    <w:abstractNumId w:val="16"/>
  </w:num>
  <w:num w:numId="2" w16cid:durableId="1940597253">
    <w:abstractNumId w:val="24"/>
  </w:num>
  <w:num w:numId="3" w16cid:durableId="1214923599">
    <w:abstractNumId w:val="7"/>
  </w:num>
  <w:num w:numId="4" w16cid:durableId="2107648866">
    <w:abstractNumId w:val="0"/>
  </w:num>
  <w:num w:numId="5" w16cid:durableId="1435442742">
    <w:abstractNumId w:val="2"/>
  </w:num>
  <w:num w:numId="6" w16cid:durableId="596670556">
    <w:abstractNumId w:val="10"/>
  </w:num>
  <w:num w:numId="7" w16cid:durableId="987976657">
    <w:abstractNumId w:val="6"/>
  </w:num>
  <w:num w:numId="8" w16cid:durableId="1294873894">
    <w:abstractNumId w:val="18"/>
  </w:num>
  <w:num w:numId="9" w16cid:durableId="948512257">
    <w:abstractNumId w:val="8"/>
  </w:num>
  <w:num w:numId="10" w16cid:durableId="473791161">
    <w:abstractNumId w:val="4"/>
  </w:num>
  <w:num w:numId="11" w16cid:durableId="2020112505">
    <w:abstractNumId w:val="19"/>
  </w:num>
  <w:num w:numId="12" w16cid:durableId="813332081">
    <w:abstractNumId w:val="1"/>
  </w:num>
  <w:num w:numId="13" w16cid:durableId="1885679706">
    <w:abstractNumId w:val="5"/>
  </w:num>
  <w:num w:numId="14" w16cid:durableId="1484347770">
    <w:abstractNumId w:val="9"/>
  </w:num>
  <w:num w:numId="15" w16cid:durableId="253562729">
    <w:abstractNumId w:val="14"/>
  </w:num>
  <w:num w:numId="16" w16cid:durableId="889027003">
    <w:abstractNumId w:val="15"/>
  </w:num>
  <w:num w:numId="17" w16cid:durableId="1914928018">
    <w:abstractNumId w:val="11"/>
  </w:num>
  <w:num w:numId="18" w16cid:durableId="2084179982">
    <w:abstractNumId w:val="17"/>
  </w:num>
  <w:num w:numId="19" w16cid:durableId="1531911859">
    <w:abstractNumId w:val="3"/>
  </w:num>
  <w:num w:numId="20" w16cid:durableId="1043287678">
    <w:abstractNumId w:val="21"/>
  </w:num>
  <w:num w:numId="21" w16cid:durableId="1471631251">
    <w:abstractNumId w:val="23"/>
  </w:num>
  <w:num w:numId="22" w16cid:durableId="129179111">
    <w:abstractNumId w:val="22"/>
  </w:num>
  <w:num w:numId="23" w16cid:durableId="1627849135">
    <w:abstractNumId w:val="20"/>
  </w:num>
  <w:num w:numId="24" w16cid:durableId="390468730">
    <w:abstractNumId w:val="13"/>
  </w:num>
  <w:num w:numId="25" w16cid:durableId="1519852208">
    <w:abstractNumId w:val="1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Gustavo Andrey de Almeida Lopes Fernandes">
    <w15:presenceInfo w15:providerId="AD" w15:userId="S::glfernandes@tce.sp.gov.br::e28fbf2c-ac3b-4102-a737-d67e7df819b2"/>
  </w15:person>
  <w15:person w15:author="Izadora Rodrigues Normando Simoes">
    <w15:presenceInfo w15:providerId="AD" w15:userId="S::izadorarnsimoes@saude.sp.gov.br::13197fb5-6048-4ef6-ade5-d928bbe400c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58C"/>
    <w:rsid w:val="0003210A"/>
    <w:rsid w:val="000E558C"/>
    <w:rsid w:val="001563A8"/>
    <w:rsid w:val="00163EFD"/>
    <w:rsid w:val="001A2EFA"/>
    <w:rsid w:val="001B32AD"/>
    <w:rsid w:val="001C7616"/>
    <w:rsid w:val="002051AB"/>
    <w:rsid w:val="00220808"/>
    <w:rsid w:val="00270A8F"/>
    <w:rsid w:val="002E5D8E"/>
    <w:rsid w:val="002F4F73"/>
    <w:rsid w:val="00302CD2"/>
    <w:rsid w:val="003351D6"/>
    <w:rsid w:val="00361215"/>
    <w:rsid w:val="00414DBD"/>
    <w:rsid w:val="00466E92"/>
    <w:rsid w:val="00483580"/>
    <w:rsid w:val="005174FD"/>
    <w:rsid w:val="00530188"/>
    <w:rsid w:val="0054109E"/>
    <w:rsid w:val="005554A9"/>
    <w:rsid w:val="005564EB"/>
    <w:rsid w:val="00586D31"/>
    <w:rsid w:val="005931F8"/>
    <w:rsid w:val="005C3159"/>
    <w:rsid w:val="005D1A67"/>
    <w:rsid w:val="00676AC1"/>
    <w:rsid w:val="00685F23"/>
    <w:rsid w:val="0071782F"/>
    <w:rsid w:val="007673A9"/>
    <w:rsid w:val="007A7542"/>
    <w:rsid w:val="007B3C02"/>
    <w:rsid w:val="007C68EC"/>
    <w:rsid w:val="007E1405"/>
    <w:rsid w:val="007F3121"/>
    <w:rsid w:val="00887FD8"/>
    <w:rsid w:val="0090437B"/>
    <w:rsid w:val="00932E14"/>
    <w:rsid w:val="009729BA"/>
    <w:rsid w:val="00977BD0"/>
    <w:rsid w:val="00985825"/>
    <w:rsid w:val="00AE3E2C"/>
    <w:rsid w:val="00B31B23"/>
    <w:rsid w:val="00BA6BDC"/>
    <w:rsid w:val="00BB1D49"/>
    <w:rsid w:val="00BB797F"/>
    <w:rsid w:val="00BC523B"/>
    <w:rsid w:val="00C15A69"/>
    <w:rsid w:val="00C42329"/>
    <w:rsid w:val="00C54625"/>
    <w:rsid w:val="00CC1873"/>
    <w:rsid w:val="00D315C5"/>
    <w:rsid w:val="00D373A8"/>
    <w:rsid w:val="00D8160F"/>
    <w:rsid w:val="00D84B87"/>
    <w:rsid w:val="00DF1B32"/>
    <w:rsid w:val="00E5474F"/>
    <w:rsid w:val="00EE5095"/>
    <w:rsid w:val="00F44419"/>
    <w:rsid w:val="00F87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FDCD8C"/>
  <w15:chartTrackingRefBased/>
  <w15:docId w15:val="{FA7E1E11-AD24-478F-B4FD-46745DEA1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0E558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paragraph" w:styleId="Ttulo3">
    <w:name w:val="heading 3"/>
    <w:basedOn w:val="Normal"/>
    <w:link w:val="Ttulo3Char"/>
    <w:uiPriority w:val="9"/>
    <w:qFormat/>
    <w:rsid w:val="000E558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554A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0E558C"/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rsid w:val="000E558C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paragraph" w:styleId="NormalWeb">
    <w:name w:val="Normal (Web)"/>
    <w:basedOn w:val="Normal"/>
    <w:uiPriority w:val="99"/>
    <w:unhideWhenUsed/>
    <w:rsid w:val="000E55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0E558C"/>
    <w:rPr>
      <w:b/>
      <w:bCs/>
    </w:rPr>
  </w:style>
  <w:style w:type="character" w:customStyle="1" w:styleId="Ttulo4Char">
    <w:name w:val="Título 4 Char"/>
    <w:basedOn w:val="Fontepargpadro"/>
    <w:link w:val="Ttulo4"/>
    <w:uiPriority w:val="9"/>
    <w:semiHidden/>
    <w:rsid w:val="005554A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ml-1">
    <w:name w:val="ml-1"/>
    <w:basedOn w:val="Fontepargpadro"/>
    <w:rsid w:val="005554A9"/>
  </w:style>
  <w:style w:type="character" w:styleId="nfase">
    <w:name w:val="Emphasis"/>
    <w:basedOn w:val="Fontepargpadro"/>
    <w:uiPriority w:val="20"/>
    <w:qFormat/>
    <w:rsid w:val="005554A9"/>
    <w:rPr>
      <w:i/>
      <w:iCs/>
    </w:rPr>
  </w:style>
  <w:style w:type="paragraph" w:styleId="PargrafodaLista">
    <w:name w:val="List Paragraph"/>
    <w:basedOn w:val="Normal"/>
    <w:uiPriority w:val="34"/>
    <w:qFormat/>
    <w:rsid w:val="005554A9"/>
    <w:pPr>
      <w:ind w:left="720"/>
      <w:contextualSpacing/>
    </w:pPr>
  </w:style>
  <w:style w:type="character" w:styleId="Refdecomentrio">
    <w:name w:val="annotation reference"/>
    <w:basedOn w:val="Fontepargpadro"/>
    <w:uiPriority w:val="99"/>
    <w:semiHidden/>
    <w:unhideWhenUsed/>
    <w:rsid w:val="005931F8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5931F8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5931F8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5931F8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5931F8"/>
    <w:rPr>
      <w:b/>
      <w:bCs/>
      <w:sz w:val="20"/>
      <w:szCs w:val="20"/>
    </w:rPr>
  </w:style>
  <w:style w:type="paragraph" w:styleId="Reviso">
    <w:name w:val="Revision"/>
    <w:hidden/>
    <w:uiPriority w:val="99"/>
    <w:semiHidden/>
    <w:rsid w:val="0054109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328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8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9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3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16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73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8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4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9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2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1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4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85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10</Pages>
  <Words>3054</Words>
  <Characters>16495</Characters>
  <Application>Microsoft Office Word</Application>
  <DocSecurity>0</DocSecurity>
  <Lines>137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Priscilla Perdicaris</dc:creator>
  <cp:keywords/>
  <dc:description/>
  <cp:lastModifiedBy>Izadora Rodrigues Normando Simoes</cp:lastModifiedBy>
  <cp:revision>5</cp:revision>
  <dcterms:created xsi:type="dcterms:W3CDTF">2025-05-03T22:44:00Z</dcterms:created>
  <dcterms:modified xsi:type="dcterms:W3CDTF">2025-05-08T13:35:00Z</dcterms:modified>
</cp:coreProperties>
</file>